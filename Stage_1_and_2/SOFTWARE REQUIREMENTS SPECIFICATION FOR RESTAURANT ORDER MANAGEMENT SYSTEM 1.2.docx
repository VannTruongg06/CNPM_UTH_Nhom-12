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F857F" w14:textId="77777777" w:rsidR="00EC45D6" w:rsidRPr="006069C6" w:rsidRDefault="00EC45D6" w:rsidP="00EC45D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6B80585" w14:textId="77777777" w:rsidR="00EC45D6" w:rsidRPr="006069C6" w:rsidRDefault="00EC45D6" w:rsidP="00EC45D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093684E" w14:textId="77777777" w:rsidR="00EC45D6" w:rsidRPr="006069C6" w:rsidRDefault="00EC45D6" w:rsidP="00EC45D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A3FF496" w14:textId="77777777" w:rsidR="00EC45D6" w:rsidRPr="006069C6" w:rsidRDefault="00EC45D6" w:rsidP="00EC45D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A9B432B" w14:textId="77777777" w:rsidR="00EC45D6" w:rsidRPr="006069C6" w:rsidRDefault="00EC45D6" w:rsidP="00EC45D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580B6E7" w14:textId="77777777" w:rsidR="00EC45D6" w:rsidRPr="006069C6" w:rsidRDefault="00EC45D6" w:rsidP="00EC45D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86271F4" w14:textId="77777777" w:rsidR="00EC45D6" w:rsidRPr="006069C6" w:rsidRDefault="00EC45D6" w:rsidP="00EC45D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15BB451" w14:textId="77777777" w:rsidR="00EC45D6" w:rsidRPr="006069C6" w:rsidRDefault="00EC45D6" w:rsidP="00EC45D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80231DE" w14:textId="77777777" w:rsidR="00EC45D6" w:rsidRPr="006069C6" w:rsidRDefault="00EC45D6" w:rsidP="00EC45D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C3C74EF" w14:textId="77777777" w:rsidR="00EC45D6" w:rsidRPr="006069C6" w:rsidRDefault="00EC45D6" w:rsidP="00EC45D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CC99157" w14:textId="77777777" w:rsidR="00EC45D6" w:rsidRPr="006069C6" w:rsidRDefault="00EC45D6" w:rsidP="00EC45D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C841FBC" w14:textId="6BE8F5F9" w:rsidR="00BC4811" w:rsidRPr="006069C6" w:rsidRDefault="005D0B3F" w:rsidP="00EC45D6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069C6">
        <w:rPr>
          <w:rFonts w:asciiTheme="majorHAnsi" w:hAnsiTheme="majorHAnsi" w:cstheme="majorHAnsi"/>
          <w:b/>
          <w:bCs/>
          <w:sz w:val="32"/>
          <w:szCs w:val="32"/>
        </w:rPr>
        <w:t>SOFTWARE REQUIREMENTS SPECIFICATION FOR RESTAURANT ORDER MANAGEMENT SYSTEM</w:t>
      </w:r>
      <w:r w:rsidR="00AD0CE8" w:rsidRPr="006069C6">
        <w:rPr>
          <w:rFonts w:asciiTheme="majorHAnsi" w:hAnsiTheme="majorHAnsi" w:cstheme="majorHAnsi"/>
          <w:b/>
          <w:bCs/>
          <w:sz w:val="32"/>
          <w:szCs w:val="32"/>
        </w:rPr>
        <w:br/>
      </w:r>
    </w:p>
    <w:p w14:paraId="2FEAD13F" w14:textId="3BDC3D66" w:rsidR="00B109DF" w:rsidRPr="00B109DF" w:rsidRDefault="00865EE4" w:rsidP="00865EE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bCs/>
          <w:sz w:val="26"/>
          <w:szCs w:val="26"/>
        </w:rPr>
        <w:br w:type="column"/>
      </w:r>
    </w:p>
    <w:p w14:paraId="53C25A85" w14:textId="3B316E02" w:rsidR="00B109DF" w:rsidRPr="00B109DF" w:rsidRDefault="00BE2396" w:rsidP="002B2848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bCs/>
          <w:sz w:val="26"/>
          <w:szCs w:val="26"/>
        </w:rPr>
        <w:t>UMINOO HIKARI RESTAURANT MANAGEMENT SYSTEM</w:t>
      </w:r>
    </w:p>
    <w:p w14:paraId="62177762" w14:textId="25FEE63F" w:rsidR="00B109DF" w:rsidRPr="006069C6" w:rsidRDefault="00A26298" w:rsidP="00B109DF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hAnsiTheme="majorHAnsi" w:cstheme="majorHAnsi"/>
          <w:b/>
          <w:bCs/>
          <w:sz w:val="26"/>
          <w:szCs w:val="26"/>
        </w:rPr>
        <w:t>Ver</w:t>
      </w:r>
      <w:r w:rsidR="00A354D9" w:rsidRPr="006069C6">
        <w:rPr>
          <w:rFonts w:asciiTheme="majorHAnsi" w:hAnsiTheme="majorHAnsi" w:cstheme="majorHAnsi"/>
          <w:b/>
          <w:bCs/>
          <w:sz w:val="26"/>
          <w:szCs w:val="26"/>
        </w:rPr>
        <w:t>sion</w:t>
      </w:r>
      <w:proofErr w:type="spellEnd"/>
      <w:r w:rsidR="00A354D9" w:rsidRPr="006069C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="00B109DF" w:rsidRPr="00B109DF">
        <w:rPr>
          <w:rFonts w:asciiTheme="majorHAnsi" w:hAnsiTheme="majorHAnsi" w:cstheme="majorHAnsi"/>
          <w:sz w:val="26"/>
          <w:szCs w:val="26"/>
        </w:rPr>
        <w:t xml:space="preserve"> 1.</w:t>
      </w:r>
      <w:r w:rsidR="00A67885">
        <w:rPr>
          <w:rFonts w:asciiTheme="majorHAnsi" w:hAnsiTheme="majorHAnsi" w:cstheme="majorHAnsi"/>
          <w:sz w:val="26"/>
          <w:szCs w:val="26"/>
        </w:rPr>
        <w:t>2</w:t>
      </w:r>
      <w:r w:rsidR="00B109DF" w:rsidRPr="00B109DF">
        <w:rPr>
          <w:rFonts w:asciiTheme="majorHAnsi" w:hAnsiTheme="majorHAnsi" w:cstheme="majorHAnsi"/>
          <w:sz w:val="26"/>
          <w:szCs w:val="26"/>
        </w:rPr>
        <w:t xml:space="preserve"> </w:t>
      </w:r>
      <w:r w:rsidR="00A354D9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047CE" w:rsidRPr="006069C6">
        <w:rPr>
          <w:rFonts w:asciiTheme="majorHAnsi" w:hAnsiTheme="majorHAnsi" w:cstheme="majorHAnsi"/>
          <w:b/>
          <w:bCs/>
          <w:sz w:val="26"/>
          <w:szCs w:val="26"/>
        </w:rPr>
        <w:t>Date</w:t>
      </w:r>
      <w:proofErr w:type="spellEnd"/>
      <w:r w:rsidR="00B109DF" w:rsidRPr="00B109DF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="00B109DF" w:rsidRPr="00B109DF">
        <w:rPr>
          <w:rFonts w:asciiTheme="majorHAnsi" w:hAnsiTheme="majorHAnsi" w:cstheme="majorHAnsi"/>
          <w:sz w:val="26"/>
          <w:szCs w:val="26"/>
        </w:rPr>
        <w:t xml:space="preserve"> </w:t>
      </w:r>
      <w:r w:rsidR="00152733" w:rsidRPr="006069C6">
        <w:rPr>
          <w:rFonts w:asciiTheme="majorHAnsi" w:hAnsiTheme="majorHAnsi" w:cstheme="majorHAnsi"/>
          <w:sz w:val="26"/>
          <w:szCs w:val="26"/>
        </w:rPr>
        <w:t>04</w:t>
      </w:r>
      <w:r w:rsidR="00B109DF" w:rsidRPr="00B109DF">
        <w:rPr>
          <w:rFonts w:asciiTheme="majorHAnsi" w:hAnsiTheme="majorHAnsi" w:cstheme="majorHAnsi"/>
          <w:sz w:val="26"/>
          <w:szCs w:val="26"/>
        </w:rPr>
        <w:t>/01/2026</w:t>
      </w:r>
    </w:p>
    <w:p w14:paraId="0AEAD7B0" w14:textId="77777777" w:rsidR="00A047CE" w:rsidRPr="00B109DF" w:rsidRDefault="00A047CE" w:rsidP="00B109DF">
      <w:pPr>
        <w:rPr>
          <w:rFonts w:asciiTheme="majorHAnsi" w:hAnsiTheme="majorHAnsi" w:cstheme="majorHAnsi"/>
          <w:sz w:val="26"/>
          <w:szCs w:val="26"/>
        </w:rPr>
      </w:pPr>
    </w:p>
    <w:p w14:paraId="394BC6FD" w14:textId="7E040330" w:rsidR="00B109DF" w:rsidRPr="006069C6" w:rsidRDefault="00902461" w:rsidP="00A047CE">
      <w:pPr>
        <w:jc w:val="center"/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6069C6">
        <w:rPr>
          <w:rFonts w:asciiTheme="majorHAnsi" w:hAnsiTheme="majorHAnsi" w:cstheme="majorHAnsi"/>
          <w:b/>
          <w:sz w:val="26"/>
          <w:szCs w:val="26"/>
        </w:rPr>
        <w:t>Document</w:t>
      </w:r>
      <w:proofErr w:type="spellEnd"/>
      <w:r w:rsidRPr="006069C6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b/>
          <w:sz w:val="26"/>
          <w:szCs w:val="26"/>
        </w:rPr>
        <w:t>Revision</w:t>
      </w:r>
      <w:proofErr w:type="spellEnd"/>
      <w:r w:rsidRPr="006069C6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b/>
          <w:sz w:val="26"/>
          <w:szCs w:val="26"/>
        </w:rPr>
        <w:t>History</w:t>
      </w:r>
      <w:proofErr w:type="spellEnd"/>
    </w:p>
    <w:tbl>
      <w:tblPr>
        <w:tblStyle w:val="TableGrid"/>
        <w:tblW w:w="0" w:type="auto"/>
        <w:tblInd w:w="394" w:type="dxa"/>
        <w:tblLook w:val="04A0" w:firstRow="1" w:lastRow="0" w:firstColumn="1" w:lastColumn="0" w:noHBand="0" w:noVBand="1"/>
      </w:tblPr>
      <w:tblGrid>
        <w:gridCol w:w="1401"/>
        <w:gridCol w:w="1059"/>
        <w:gridCol w:w="3354"/>
        <w:gridCol w:w="2126"/>
      </w:tblGrid>
      <w:tr w:rsidR="007C0DFB" w:rsidRPr="006069C6" w14:paraId="3CF0FC6D" w14:textId="77777777" w:rsidTr="00A047CE">
        <w:tc>
          <w:tcPr>
            <w:tcW w:w="0" w:type="auto"/>
            <w:hideMark/>
          </w:tcPr>
          <w:p w14:paraId="0CD5C728" w14:textId="4529A3CB" w:rsidR="00B109DF" w:rsidRPr="00B109DF" w:rsidRDefault="003C5A3F" w:rsidP="006069C6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0045FD89" w14:textId="338E2E6A" w:rsidR="00B109DF" w:rsidRPr="00B109DF" w:rsidRDefault="003C5A3F" w:rsidP="006069C6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Version</w:t>
            </w:r>
            <w:proofErr w:type="spellEnd"/>
          </w:p>
        </w:tc>
        <w:tc>
          <w:tcPr>
            <w:tcW w:w="3354" w:type="dxa"/>
            <w:hideMark/>
          </w:tcPr>
          <w:p w14:paraId="181C267F" w14:textId="17308DD8" w:rsidR="00B109DF" w:rsidRPr="00B109DF" w:rsidRDefault="00D25D7F" w:rsidP="006069C6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Description</w:t>
            </w:r>
            <w:proofErr w:type="spellEnd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of</w:t>
            </w:r>
            <w:proofErr w:type="spellEnd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Changes</w:t>
            </w:r>
            <w:proofErr w:type="spellEnd"/>
          </w:p>
        </w:tc>
        <w:tc>
          <w:tcPr>
            <w:tcW w:w="2126" w:type="dxa"/>
            <w:hideMark/>
          </w:tcPr>
          <w:p w14:paraId="0AFD92AF" w14:textId="2B462049" w:rsidR="00B109DF" w:rsidRPr="00B109DF" w:rsidRDefault="00B50DD2" w:rsidP="006069C6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Author</w:t>
            </w:r>
            <w:proofErr w:type="spellEnd"/>
          </w:p>
        </w:tc>
      </w:tr>
      <w:tr w:rsidR="007C0DFB" w:rsidRPr="006069C6" w14:paraId="21308CA1" w14:textId="77777777" w:rsidTr="00A047CE">
        <w:tc>
          <w:tcPr>
            <w:tcW w:w="0" w:type="auto"/>
            <w:hideMark/>
          </w:tcPr>
          <w:p w14:paraId="0410BE1F" w14:textId="01B01328" w:rsidR="00B109DF" w:rsidRPr="00B109DF" w:rsidRDefault="005F48FA" w:rsidP="006069C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27</w:t>
            </w:r>
            <w:r w:rsidR="00B109DF" w:rsidRPr="00B109DF">
              <w:rPr>
                <w:rFonts w:asciiTheme="majorHAnsi" w:hAnsiTheme="majorHAnsi" w:cstheme="majorHAnsi"/>
                <w:sz w:val="26"/>
                <w:szCs w:val="26"/>
              </w:rPr>
              <w:t>/12/2025</w:t>
            </w:r>
          </w:p>
        </w:tc>
        <w:tc>
          <w:tcPr>
            <w:tcW w:w="0" w:type="auto"/>
            <w:hideMark/>
          </w:tcPr>
          <w:p w14:paraId="115A4CC2" w14:textId="77777777" w:rsidR="00B109DF" w:rsidRPr="00B109DF" w:rsidRDefault="00B109DF" w:rsidP="006069C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109DF">
              <w:rPr>
                <w:rFonts w:asciiTheme="majorHAnsi" w:hAnsiTheme="majorHAnsi" w:cstheme="majorHAnsi"/>
                <w:sz w:val="26"/>
                <w:szCs w:val="26"/>
              </w:rPr>
              <w:t>1.0</w:t>
            </w:r>
          </w:p>
        </w:tc>
        <w:tc>
          <w:tcPr>
            <w:tcW w:w="3354" w:type="dxa"/>
            <w:hideMark/>
          </w:tcPr>
          <w:p w14:paraId="503F695F" w14:textId="15CD2CF0" w:rsidR="00B109DF" w:rsidRPr="00B109DF" w:rsidRDefault="00D00C4D" w:rsidP="006069C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Initial</w:t>
            </w:r>
            <w:proofErr w:type="spellEnd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Draft</w:t>
            </w:r>
            <w:proofErr w:type="spellEnd"/>
          </w:p>
        </w:tc>
        <w:tc>
          <w:tcPr>
            <w:tcW w:w="2126" w:type="dxa"/>
            <w:hideMark/>
          </w:tcPr>
          <w:p w14:paraId="2BBA3283" w14:textId="27AC07BE" w:rsidR="00B109DF" w:rsidRPr="00B109DF" w:rsidRDefault="006259D4" w:rsidP="006069C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Group</w:t>
            </w:r>
            <w:proofErr w:type="spellEnd"/>
            <w:r w:rsidR="00B109DF" w:rsidRPr="00B109DF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="00A90D7E" w:rsidRPr="006069C6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</w:tr>
      <w:tr w:rsidR="007C0DFB" w:rsidRPr="006069C6" w14:paraId="136D61D0" w14:textId="77777777" w:rsidTr="00A047CE">
        <w:tc>
          <w:tcPr>
            <w:tcW w:w="0" w:type="auto"/>
            <w:hideMark/>
          </w:tcPr>
          <w:p w14:paraId="5E8FC970" w14:textId="77777777" w:rsidR="00B109DF" w:rsidRPr="00B109DF" w:rsidRDefault="00B109DF" w:rsidP="006069C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109DF">
              <w:rPr>
                <w:rFonts w:asciiTheme="majorHAnsi" w:hAnsiTheme="majorHAnsi" w:cstheme="majorHAnsi"/>
                <w:sz w:val="26"/>
                <w:szCs w:val="26"/>
              </w:rPr>
              <w:t>30/12/2025</w:t>
            </w:r>
          </w:p>
        </w:tc>
        <w:tc>
          <w:tcPr>
            <w:tcW w:w="0" w:type="auto"/>
            <w:hideMark/>
          </w:tcPr>
          <w:p w14:paraId="4D2FBC6E" w14:textId="77777777" w:rsidR="00B109DF" w:rsidRPr="00B109DF" w:rsidRDefault="00B109DF" w:rsidP="006069C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109DF">
              <w:rPr>
                <w:rFonts w:asciiTheme="majorHAnsi" w:hAnsiTheme="majorHAnsi" w:cstheme="majorHAnsi"/>
                <w:sz w:val="26"/>
                <w:szCs w:val="26"/>
              </w:rPr>
              <w:t>1.1</w:t>
            </w:r>
          </w:p>
        </w:tc>
        <w:tc>
          <w:tcPr>
            <w:tcW w:w="3354" w:type="dxa"/>
            <w:hideMark/>
          </w:tcPr>
          <w:p w14:paraId="3B5CB3A2" w14:textId="1D1E23B1" w:rsidR="00B109DF" w:rsidRPr="00B109DF" w:rsidRDefault="00C63E69" w:rsidP="006069C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Added</w:t>
            </w:r>
            <w:proofErr w:type="spellEnd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System</w:t>
            </w:r>
            <w:proofErr w:type="spellEnd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Diagrams</w:t>
            </w:r>
            <w:proofErr w:type="spellEnd"/>
          </w:p>
        </w:tc>
        <w:tc>
          <w:tcPr>
            <w:tcW w:w="2126" w:type="dxa"/>
            <w:hideMark/>
          </w:tcPr>
          <w:p w14:paraId="6E64285D" w14:textId="24DAC6D7" w:rsidR="00B109DF" w:rsidRPr="00B109DF" w:rsidRDefault="006259D4" w:rsidP="006069C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Group</w:t>
            </w:r>
            <w:proofErr w:type="spellEnd"/>
            <w:r w:rsidRPr="00B109DF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</w:tr>
      <w:tr w:rsidR="007C0DFB" w:rsidRPr="006069C6" w14:paraId="592B514A" w14:textId="77777777" w:rsidTr="00A047CE">
        <w:tc>
          <w:tcPr>
            <w:tcW w:w="0" w:type="auto"/>
            <w:hideMark/>
          </w:tcPr>
          <w:p w14:paraId="664E1CEF" w14:textId="4D2F7E3E" w:rsidR="00B109DF" w:rsidRPr="00B109DF" w:rsidRDefault="00966206" w:rsidP="006069C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04</w:t>
            </w:r>
            <w:r w:rsidR="00B109DF" w:rsidRPr="00B109DF">
              <w:rPr>
                <w:rFonts w:asciiTheme="majorHAnsi" w:hAnsiTheme="majorHAnsi" w:cstheme="majorHAnsi"/>
                <w:sz w:val="26"/>
                <w:szCs w:val="26"/>
              </w:rPr>
              <w:t>/01/2026</w:t>
            </w:r>
          </w:p>
        </w:tc>
        <w:tc>
          <w:tcPr>
            <w:tcW w:w="0" w:type="auto"/>
            <w:hideMark/>
          </w:tcPr>
          <w:p w14:paraId="5DB8FBC0" w14:textId="10D10B2B" w:rsidR="00B109DF" w:rsidRPr="00B109DF" w:rsidRDefault="00B109DF" w:rsidP="006069C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109DF">
              <w:rPr>
                <w:rFonts w:asciiTheme="majorHAnsi" w:hAnsiTheme="majorHAnsi" w:cstheme="majorHAnsi"/>
                <w:sz w:val="26"/>
                <w:szCs w:val="26"/>
              </w:rPr>
              <w:t>1.</w:t>
            </w:r>
            <w:r w:rsidR="00A67885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3354" w:type="dxa"/>
            <w:hideMark/>
          </w:tcPr>
          <w:p w14:paraId="1C9EE96A" w14:textId="28225E37" w:rsidR="00B109DF" w:rsidRPr="00B109DF" w:rsidRDefault="00F35E20" w:rsidP="006069C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Updated</w:t>
            </w:r>
            <w:proofErr w:type="spellEnd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 xml:space="preserve"> UI </w:t>
            </w: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Design</w:t>
            </w:r>
            <w:proofErr w:type="spellEnd"/>
          </w:p>
        </w:tc>
        <w:tc>
          <w:tcPr>
            <w:tcW w:w="2126" w:type="dxa"/>
            <w:hideMark/>
          </w:tcPr>
          <w:p w14:paraId="176D5A3B" w14:textId="5352B16A" w:rsidR="00B109DF" w:rsidRPr="00B109DF" w:rsidRDefault="006259D4" w:rsidP="006069C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Group</w:t>
            </w:r>
            <w:proofErr w:type="spellEnd"/>
            <w:r w:rsidRPr="00B109DF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6069C6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</w:tr>
    </w:tbl>
    <w:p w14:paraId="4DB5B840" w14:textId="53744ADD" w:rsidR="00865EE4" w:rsidRPr="006069C6" w:rsidRDefault="00865EE4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AA2E58A" w14:textId="548670F3" w:rsidR="00B109DF" w:rsidRPr="006069C6" w:rsidRDefault="00865EE4" w:rsidP="00EC45D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bCs/>
          <w:sz w:val="26"/>
          <w:szCs w:val="26"/>
        </w:rPr>
        <w:br w:type="column"/>
      </w:r>
    </w:p>
    <w:sdt>
      <w:sdtPr>
        <w:rPr>
          <w:rFonts w:asciiTheme="minorHAnsi" w:eastAsiaTheme="minorEastAsia" w:hAnsiTheme="minorHAnsi" w:cstheme="majorHAnsi"/>
          <w:color w:val="auto"/>
          <w:kern w:val="2"/>
          <w:sz w:val="26"/>
          <w:szCs w:val="26"/>
          <w:lang w:val="vi-VN"/>
          <w14:ligatures w14:val="standardContextual"/>
        </w:rPr>
        <w:id w:val="-228228250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0E497E3" w14:textId="2EDD41D5" w:rsidR="00EC45D6" w:rsidRPr="006069C6" w:rsidRDefault="00EC45D6">
          <w:pPr>
            <w:pStyle w:val="TOCHeading"/>
            <w:rPr>
              <w:rFonts w:cstheme="majorHAnsi"/>
              <w:sz w:val="26"/>
              <w:szCs w:val="26"/>
            </w:rPr>
          </w:pPr>
          <w:r w:rsidRPr="006069C6">
            <w:rPr>
              <w:rFonts w:cstheme="majorHAnsi"/>
              <w:sz w:val="26"/>
              <w:szCs w:val="26"/>
            </w:rPr>
            <w:t>Contents</w:t>
          </w:r>
        </w:p>
        <w:p w14:paraId="1FDA9973" w14:textId="31E407AE" w:rsidR="006069C6" w:rsidRPr="006069C6" w:rsidRDefault="00EC45D6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r w:rsidRPr="006069C6">
            <w:rPr>
              <w:rFonts w:asciiTheme="majorHAnsi" w:hAnsiTheme="majorHAnsi" w:cstheme="majorHAnsi"/>
              <w:sz w:val="26"/>
              <w:szCs w:val="26"/>
            </w:rPr>
            <w:fldChar w:fldCharType="begin"/>
          </w:r>
          <w:r w:rsidRPr="006069C6">
            <w:rPr>
              <w:rFonts w:asciiTheme="majorHAnsi" w:hAnsiTheme="majorHAnsi" w:cstheme="majorHAnsi"/>
              <w:sz w:val="26"/>
              <w:szCs w:val="26"/>
            </w:rPr>
            <w:instrText xml:space="preserve"> TOC \o "1-3" \h \z \u </w:instrText>
          </w:r>
          <w:r w:rsidRPr="006069C6">
            <w:rPr>
              <w:rFonts w:asciiTheme="majorHAnsi" w:hAnsiTheme="majorHAnsi" w:cstheme="majorHAnsi"/>
              <w:sz w:val="26"/>
              <w:szCs w:val="26"/>
            </w:rPr>
            <w:fldChar w:fldCharType="separate"/>
          </w:r>
          <w:hyperlink w:anchor="_Toc218719708" w:history="1">
            <w:r w:rsidR="006069C6"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1. INTRODUCTION</w:t>
            </w:r>
            <w:r w:rsidR="006069C6"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6069C6"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6069C6"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_Toc218719708 \h </w:instrText>
            </w:r>
            <w:r w:rsidR="006069C6"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6069C6"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6069C6"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5</w:t>
            </w:r>
            <w:r w:rsidR="006069C6"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3D8C33" w14:textId="79EC468D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09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1.1. Purpose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_Toc218719709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5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383593" w14:textId="6BA599D3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10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1.2. System Scope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_Toc218719710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5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6C3952" w14:textId="0655BB61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11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1.3. User Classes and Characteristics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_Toc218719711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6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DFCE6F" w14:textId="4A566601" w:rsidR="006069C6" w:rsidRPr="006069C6" w:rsidRDefault="006069C6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12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2. OVERALL SYSTEM DESCRIPTION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_Toc218719712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7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FF7BC0" w14:textId="1C902279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13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2.2. User Groups &amp; Permissions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_Toc218719713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7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3B3F4E" w14:textId="3E5E798C" w:rsidR="006069C6" w:rsidRPr="006069C6" w:rsidRDefault="006069C6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14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3. DESIGN CONSTRAINTS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_Toc218719714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8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F862E9" w14:textId="795D75DA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15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3.1. Technology Stack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_Toc218719715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8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F75ABC" w14:textId="5755911C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16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3.2. Hardware Requirements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_Toc218719716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8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60D32F" w14:textId="67CEFC67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17" w:history="1">
            <w:r w:rsidRPr="006069C6">
              <w:rPr>
                <w:rStyle w:val="Hyperlink"/>
                <w:rFonts w:asciiTheme="majorHAnsi" w:hAnsiTheme="majorHAnsi" w:cstheme="majorHAnsi"/>
                <w:b/>
                <w:noProof/>
                <w:sz w:val="26"/>
                <w:szCs w:val="26"/>
              </w:rPr>
              <w:t>3.3. Network Constraints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_Toc218719717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8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9299B4" w14:textId="003B4EB1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18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3.4. Other Constraints (Business Rules)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_Toc218719718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8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1F49E3" w14:textId="72D8C48B" w:rsidR="006069C6" w:rsidRPr="006069C6" w:rsidRDefault="006069C6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19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4. FUNCTIONAL REQUIREMENTS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_Toc218719719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8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62457C" w14:textId="6AC4644F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20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4.1. Online Reservation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_Toc218719720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8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106C7A" w14:textId="0F64AFA0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21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4.2. Ordering at the Table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_Toc218719721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9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1E7AA2" w14:textId="673F7047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22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4.3. Payment and Billing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_Toc218719722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9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536B6C" w14:textId="673E8010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23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4.4. System Administration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_Toc218719723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9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4CEE85" w14:textId="6A67FB23" w:rsidR="006069C6" w:rsidRPr="006069C6" w:rsidRDefault="006069C6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24" w:history="1"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>5. NON-FUNCTIONAL REQUIREMENTS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_Toc218719724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10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672774" w14:textId="3699745A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25" w:history="1"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>5.1. Performance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_Toc218719725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10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615D64" w14:textId="104C1A51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26" w:history="1"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>5.2. Availability &amp; Reliability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_Toc218719726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10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488D69" w14:textId="05E2A0F6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27" w:history="1"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>5.3. Security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_Toc218719727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10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65C4F1" w14:textId="27B4F399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28" w:history="1"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>5.4. Data Integrity &amp; Data Safety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_Toc218719728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11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413C8C" w14:textId="55A4D37C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29" w:history="1"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>5.5. Usability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_Toc218719729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11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BCAF63" w14:textId="7F4EA6E5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30" w:history="1"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>5.6. Maintainability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_Toc218719730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11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A12B6D" w14:textId="602ADCD0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31" w:history="1"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>5.7. Scalability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_Toc218719731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11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0BD2DC" w14:textId="51433C0A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32" w:history="1"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>5.8. Compliance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_Toc218719732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11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A508BB" w14:textId="4805A915" w:rsidR="006069C6" w:rsidRPr="006069C6" w:rsidRDefault="006069C6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33" w:history="1"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>6. DATA FLOW DIAGRAM (DFD)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_Toc218719733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12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4CBA5D" w14:textId="219D3A28" w:rsidR="006069C6" w:rsidRPr="006069C6" w:rsidRDefault="006069C6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34" w:history="1">
            <w:r w:rsidRPr="006069C6">
              <w:rPr>
                <w:rStyle w:val="Hyperlink"/>
                <w:rFonts w:asciiTheme="majorHAnsi" w:hAnsiTheme="majorHAnsi" w:cstheme="majorHAnsi"/>
                <w:b/>
                <w:noProof/>
                <w:sz w:val="26"/>
                <w:szCs w:val="26"/>
              </w:rPr>
              <w:t>7. USE-CASE DIAGRAM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_Toc218719734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18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963FC1" w14:textId="75FE2D18" w:rsidR="006069C6" w:rsidRPr="006069C6" w:rsidRDefault="006069C6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35" w:history="1">
            <w:r w:rsidRPr="006069C6">
              <w:rPr>
                <w:rStyle w:val="Hyperlink"/>
                <w:rFonts w:asciiTheme="majorHAnsi" w:hAnsiTheme="majorHAnsi" w:cstheme="majorHAnsi"/>
                <w:b/>
                <w:noProof/>
                <w:sz w:val="26"/>
                <w:szCs w:val="26"/>
              </w:rPr>
              <w:t>8. CLASS DIAGRAM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_Toc218719735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32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188AE7" w14:textId="432D781A" w:rsidR="006069C6" w:rsidRPr="006069C6" w:rsidRDefault="006069C6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36" w:history="1">
            <w:r w:rsidRPr="006069C6">
              <w:rPr>
                <w:rStyle w:val="Hyperlink"/>
                <w:rFonts w:asciiTheme="majorHAnsi" w:hAnsiTheme="majorHAnsi" w:cstheme="majorHAnsi"/>
                <w:b/>
                <w:noProof/>
                <w:sz w:val="26"/>
                <w:szCs w:val="26"/>
              </w:rPr>
              <w:t>9. DATABASE SCHEMA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_Toc218719736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32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95BE2B" w14:textId="46286DCD" w:rsidR="006069C6" w:rsidRPr="006069C6" w:rsidRDefault="006069C6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37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10. USER INTERFACE DESIGN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_Toc218719737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34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AD7A5F" w14:textId="33FD4028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38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 xml:space="preserve">10.1. Visitor  – Online </w:t>
            </w:r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 xml:space="preserve">Table </w:t>
            </w:r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Reservation</w:t>
            </w:r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 xml:space="preserve"> Interface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_Toc218719738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34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3C6701" w14:textId="456E7974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39" w:history="1">
            <w:r w:rsidRPr="006069C6">
              <w:rPr>
                <w:rStyle w:val="Hyperlink"/>
                <w:rFonts w:asciiTheme="majorHAnsi" w:hAnsiTheme="majorHAnsi" w:cstheme="majorHAnsi"/>
                <w:b/>
                <w:noProof/>
                <w:sz w:val="26"/>
                <w:szCs w:val="26"/>
              </w:rPr>
              <w:t xml:space="preserve">10.2. </w:t>
            </w:r>
            <w:r w:rsidRPr="006069C6">
              <w:rPr>
                <w:rStyle w:val="Hyperlink"/>
                <w:rFonts w:asciiTheme="majorHAnsi" w:eastAsia="Aptos" w:hAnsiTheme="majorHAnsi" w:cstheme="majorHAnsi"/>
                <w:b/>
                <w:noProof/>
                <w:sz w:val="26"/>
                <w:szCs w:val="26"/>
              </w:rPr>
              <w:t xml:space="preserve">Customer / Staff </w:t>
            </w:r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>– Table Ordering Interface</w:t>
            </w:r>
            <w:r w:rsidRPr="006069C6">
              <w:rPr>
                <w:rStyle w:val="Hyperlink"/>
                <w:rFonts w:asciiTheme="majorHAnsi" w:eastAsia="Aptos" w:hAnsiTheme="majorHAnsi" w:cstheme="majorHAnsi"/>
                <w:b/>
                <w:noProof/>
                <w:sz w:val="26"/>
                <w:szCs w:val="26"/>
              </w:rPr>
              <w:t xml:space="preserve"> (Mobile)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_Toc218719739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35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4858B3" w14:textId="4BF93F3E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40" w:history="1">
            <w:r w:rsidRPr="006069C6">
              <w:rPr>
                <w:rStyle w:val="Hyperlink"/>
                <w:rFonts w:asciiTheme="majorHAnsi" w:hAnsiTheme="majorHAnsi" w:cstheme="majorHAnsi"/>
                <w:b/>
                <w:noProof/>
                <w:sz w:val="26"/>
                <w:szCs w:val="26"/>
                <w:lang w:val="en-US"/>
              </w:rPr>
              <w:t xml:space="preserve">10.3. Staff – </w:t>
            </w:r>
            <w:r w:rsidRPr="006069C6">
              <w:rPr>
                <w:rStyle w:val="Hyperlink"/>
                <w:rFonts w:asciiTheme="majorHAnsi" w:eastAsia="Aptos" w:hAnsiTheme="majorHAnsi" w:cstheme="majorHAnsi"/>
                <w:b/>
                <w:noProof/>
                <w:sz w:val="26"/>
                <w:szCs w:val="26"/>
                <w:lang w:val="en-US"/>
              </w:rPr>
              <w:t>Login &amp; Table List Interface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_Toc218719740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36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7F7B82" w14:textId="687C57E4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41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10.4. Interface Admin – Login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_Toc218719741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36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B1F1B6" w14:textId="39E6D8A8" w:rsidR="006069C6" w:rsidRPr="006069C6" w:rsidRDefault="006069C6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42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 xml:space="preserve">10.5. </w:t>
            </w:r>
            <w:r w:rsidRPr="006069C6">
              <w:rPr>
                <w:rStyle w:val="Hyperlink"/>
                <w:rFonts w:asciiTheme="majorHAnsi" w:eastAsia="Aptos" w:hAnsiTheme="majorHAnsi" w:cstheme="majorHAnsi"/>
                <w:b/>
                <w:noProof/>
                <w:sz w:val="26"/>
                <w:szCs w:val="26"/>
              </w:rPr>
              <w:t xml:space="preserve">Admin – </w:t>
            </w:r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>Cashier</w:t>
            </w:r>
            <w:r w:rsidRPr="006069C6">
              <w:rPr>
                <w:rStyle w:val="Hyperlink"/>
                <w:rFonts w:asciiTheme="majorHAnsi" w:eastAsia="Aptos" w:hAnsiTheme="majorHAnsi" w:cstheme="majorHAnsi"/>
                <w:b/>
                <w:noProof/>
                <w:sz w:val="26"/>
                <w:szCs w:val="26"/>
              </w:rPr>
              <w:t xml:space="preserve"> (POS)</w:t>
            </w:r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 xml:space="preserve"> Interface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_Toc218719742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37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929188" w14:textId="28D0A03A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43" w:history="1">
            <w:r w:rsidRPr="006069C6">
              <w:rPr>
                <w:rStyle w:val="Hyperlink"/>
                <w:rFonts w:asciiTheme="majorHAnsi" w:hAnsiTheme="majorHAnsi" w:cstheme="majorHAnsi"/>
                <w:b/>
                <w:noProof/>
                <w:sz w:val="26"/>
                <w:szCs w:val="26"/>
              </w:rPr>
              <w:t xml:space="preserve">10.6. </w:t>
            </w:r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>Staff Management Interface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_Toc218719743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40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E5F403" w14:textId="161EE1D0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44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 xml:space="preserve">10.6. </w:t>
            </w:r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>Menu Management Interface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_Toc218719744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41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CED641" w14:textId="05D024AE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45" w:history="1">
            <w:r w:rsidRPr="006069C6">
              <w:rPr>
                <w:rStyle w:val="Hyperlink"/>
                <w:rFonts w:asciiTheme="majorHAnsi" w:hAnsiTheme="majorHAnsi" w:cstheme="majorHAnsi"/>
                <w:b/>
                <w:noProof/>
                <w:sz w:val="26"/>
                <w:szCs w:val="26"/>
              </w:rPr>
              <w:t xml:space="preserve">10.7. </w:t>
            </w:r>
            <w:r w:rsidRPr="006069C6">
              <w:rPr>
                <w:rStyle w:val="Hyperlink"/>
                <w:rFonts w:asciiTheme="majorHAnsi" w:eastAsia="Aptos" w:hAnsiTheme="majorHAnsi" w:cstheme="majorHAnsi"/>
                <w:b/>
                <w:bCs/>
                <w:noProof/>
                <w:sz w:val="26"/>
                <w:szCs w:val="26"/>
              </w:rPr>
              <w:t>Dashboard Interface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_Toc218719745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42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FE5A2B" w14:textId="51453C3D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46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11. APPENDIX 11.1. Glossary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_Toc218719746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43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D62CAB" w14:textId="659FDC98" w:rsidR="006069C6" w:rsidRPr="006069C6" w:rsidRDefault="006069C6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vi-VN"/>
            </w:rPr>
          </w:pPr>
          <w:hyperlink w:anchor="_Toc218719747" w:history="1">
            <w:r w:rsidRPr="006069C6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6"/>
                <w:szCs w:val="26"/>
              </w:rPr>
              <w:t>11.2. References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_Toc218719747 \h </w:instrTex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43</w:t>
            </w:r>
            <w:r w:rsidRPr="006069C6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A385D4" w14:textId="557C5823" w:rsidR="00EC45D6" w:rsidRPr="006069C6" w:rsidRDefault="00EC45D6">
          <w:pPr>
            <w:rPr>
              <w:rFonts w:asciiTheme="majorHAnsi" w:hAnsiTheme="majorHAnsi" w:cstheme="majorHAnsi"/>
              <w:sz w:val="26"/>
              <w:szCs w:val="26"/>
            </w:rPr>
          </w:pPr>
          <w:r w:rsidRPr="006069C6">
            <w:rPr>
              <w:rFonts w:asciiTheme="majorHAnsi" w:hAnsiTheme="majorHAnsi" w:cstheme="majorHAnsi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730F084" w14:textId="4FC3A6C9" w:rsidR="00B109DF" w:rsidRPr="00B109DF" w:rsidRDefault="004C23FB" w:rsidP="004C23F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bCs/>
          <w:sz w:val="26"/>
          <w:szCs w:val="26"/>
        </w:rPr>
        <w:br w:type="column"/>
      </w:r>
    </w:p>
    <w:p w14:paraId="7113E1F3" w14:textId="4BC8E9EC" w:rsidR="00B109DF" w:rsidRPr="00B109DF" w:rsidRDefault="00B109DF" w:rsidP="0005148D">
      <w:pPr>
        <w:pStyle w:val="Heading1"/>
        <w:rPr>
          <w:rFonts w:cstheme="majorHAnsi"/>
          <w:b/>
          <w:bCs/>
          <w:szCs w:val="26"/>
        </w:rPr>
      </w:pPr>
      <w:bookmarkStart w:id="0" w:name="_Toc218719708"/>
      <w:r w:rsidRPr="00B109DF">
        <w:rPr>
          <w:rFonts w:cstheme="majorHAnsi"/>
          <w:b/>
          <w:bCs/>
          <w:szCs w:val="26"/>
        </w:rPr>
        <w:t xml:space="preserve">1. </w:t>
      </w:r>
      <w:r w:rsidR="0005148D" w:rsidRPr="006069C6">
        <w:rPr>
          <w:rFonts w:cstheme="majorHAnsi"/>
          <w:b/>
          <w:bCs/>
          <w:szCs w:val="26"/>
        </w:rPr>
        <w:t>INTRODUCTION</w:t>
      </w:r>
      <w:bookmarkEnd w:id="0"/>
    </w:p>
    <w:p w14:paraId="22D01174" w14:textId="4F8D24EE" w:rsidR="00B109DF" w:rsidRPr="00B109DF" w:rsidRDefault="00B109DF" w:rsidP="00F40913">
      <w:pPr>
        <w:pStyle w:val="Heading2"/>
        <w:rPr>
          <w:rFonts w:cstheme="majorHAnsi"/>
          <w:b/>
          <w:bCs/>
          <w:szCs w:val="26"/>
        </w:rPr>
      </w:pPr>
      <w:bookmarkStart w:id="1" w:name="_Toc218719709"/>
      <w:r w:rsidRPr="00B109DF">
        <w:rPr>
          <w:rFonts w:cstheme="majorHAnsi"/>
          <w:b/>
          <w:bCs/>
          <w:szCs w:val="26"/>
        </w:rPr>
        <w:t xml:space="preserve">1.1. </w:t>
      </w:r>
      <w:proofErr w:type="spellStart"/>
      <w:r w:rsidR="006069C6" w:rsidRPr="006069C6">
        <w:rPr>
          <w:rFonts w:cstheme="majorHAnsi"/>
          <w:b/>
          <w:bCs/>
          <w:szCs w:val="26"/>
        </w:rPr>
        <w:t>Purpose</w:t>
      </w:r>
      <w:bookmarkEnd w:id="1"/>
      <w:proofErr w:type="spellEnd"/>
    </w:p>
    <w:p w14:paraId="00B29106" w14:textId="77777777" w:rsidR="004230B4" w:rsidRPr="006069C6" w:rsidRDefault="004230B4" w:rsidP="00B109DF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hAnsiTheme="majorHAnsi" w:cstheme="majorHAnsi"/>
          <w:sz w:val="26"/>
          <w:szCs w:val="26"/>
        </w:rPr>
        <w:t>This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document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specifies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requirements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Uminoo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Hikari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6069C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covering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functional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requirements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>, non-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functional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requirements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Data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Flow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Diagrams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(DFD),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Use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Case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Diagrams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Class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Diagrams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Data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Models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Design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>.</w:t>
      </w:r>
    </w:p>
    <w:p w14:paraId="34A0DDFF" w14:textId="77777777" w:rsidR="00C14977" w:rsidRPr="006069C6" w:rsidRDefault="00937B1F" w:rsidP="00C14977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hAnsiTheme="majorHAnsi" w:cstheme="majorHAnsi"/>
          <w:sz w:val="26"/>
          <w:szCs w:val="26"/>
        </w:rPr>
        <w:t>This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document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serves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as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basis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>:</w:t>
      </w:r>
    </w:p>
    <w:p w14:paraId="5A87E794" w14:textId="1DC89FA2" w:rsidR="00C14977" w:rsidRPr="006069C6" w:rsidRDefault="00C14977" w:rsidP="009B0391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Analysis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Design</w:t>
      </w:r>
      <w:proofErr w:type="spellEnd"/>
    </w:p>
    <w:p w14:paraId="2ACBFE12" w14:textId="5B1DE40B" w:rsidR="00C14977" w:rsidRPr="006069C6" w:rsidRDefault="00C14977" w:rsidP="009B0391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hAnsiTheme="majorHAnsi" w:cstheme="majorHAnsi"/>
          <w:sz w:val="26"/>
          <w:szCs w:val="26"/>
        </w:rPr>
        <w:t>Software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Development</w:t>
      </w:r>
      <w:proofErr w:type="spellEnd"/>
    </w:p>
    <w:p w14:paraId="6EDEC231" w14:textId="33338B35" w:rsidR="00C14977" w:rsidRPr="006069C6" w:rsidRDefault="00C14977" w:rsidP="009B0391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hAnsiTheme="majorHAnsi" w:cstheme="majorHAnsi"/>
          <w:sz w:val="26"/>
          <w:szCs w:val="26"/>
        </w:rPr>
        <w:t>Testing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Quality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Assurance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>)</w:t>
      </w:r>
    </w:p>
    <w:p w14:paraId="72CCC0D7" w14:textId="54110C89" w:rsidR="00C14977" w:rsidRPr="006069C6" w:rsidRDefault="00C14977" w:rsidP="009B0391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hAnsiTheme="majorHAnsi" w:cstheme="majorHAnsi"/>
          <w:sz w:val="26"/>
          <w:szCs w:val="26"/>
        </w:rPr>
        <w:t>Operation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Maintenance</w:t>
      </w:r>
      <w:proofErr w:type="spellEnd"/>
    </w:p>
    <w:p w14:paraId="28C68842" w14:textId="21C50863" w:rsidR="00B109DF" w:rsidRPr="00B109DF" w:rsidRDefault="00E74951" w:rsidP="00C14977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designed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facilitate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operations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including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food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ordering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billing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inventory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="00B109DF" w:rsidRPr="00B109DF">
        <w:rPr>
          <w:rFonts w:asciiTheme="majorHAnsi" w:hAnsiTheme="majorHAnsi" w:cstheme="majorHAnsi"/>
          <w:sz w:val="26"/>
          <w:szCs w:val="26"/>
        </w:rPr>
        <w:t>.</w:t>
      </w:r>
    </w:p>
    <w:p w14:paraId="2E2E9826" w14:textId="77777777" w:rsidR="00B140AA" w:rsidRPr="00B140AA" w:rsidRDefault="00B140AA" w:rsidP="00B140AA">
      <w:pPr>
        <w:pStyle w:val="Heading2"/>
        <w:rPr>
          <w:rFonts w:cstheme="majorHAnsi"/>
          <w:b/>
          <w:bCs/>
          <w:szCs w:val="26"/>
        </w:rPr>
      </w:pPr>
      <w:bookmarkStart w:id="2" w:name="_Toc218719710"/>
      <w:r w:rsidRPr="00B140AA">
        <w:rPr>
          <w:rFonts w:cstheme="majorHAnsi"/>
          <w:b/>
          <w:bCs/>
          <w:szCs w:val="26"/>
        </w:rPr>
        <w:t xml:space="preserve">1.2. </w:t>
      </w:r>
      <w:proofErr w:type="spellStart"/>
      <w:r w:rsidRPr="00B140AA">
        <w:rPr>
          <w:rFonts w:cstheme="majorHAnsi"/>
          <w:b/>
          <w:bCs/>
          <w:szCs w:val="26"/>
        </w:rPr>
        <w:t>System</w:t>
      </w:r>
      <w:proofErr w:type="spellEnd"/>
      <w:r w:rsidRPr="00B140AA">
        <w:rPr>
          <w:rFonts w:cstheme="majorHAnsi"/>
          <w:b/>
          <w:bCs/>
          <w:szCs w:val="26"/>
        </w:rPr>
        <w:t xml:space="preserve"> </w:t>
      </w:r>
      <w:proofErr w:type="spellStart"/>
      <w:r w:rsidRPr="00B140AA">
        <w:rPr>
          <w:rFonts w:cstheme="majorHAnsi"/>
          <w:b/>
          <w:bCs/>
          <w:szCs w:val="26"/>
        </w:rPr>
        <w:t>Scope</w:t>
      </w:r>
      <w:bookmarkEnd w:id="2"/>
      <w:proofErr w:type="spellEnd"/>
    </w:p>
    <w:p w14:paraId="4C8FABE4" w14:textId="77777777" w:rsidR="00B140AA" w:rsidRPr="00B140AA" w:rsidRDefault="00B140AA" w:rsidP="00B140AA">
      <w:pPr>
        <w:rPr>
          <w:rFonts w:asciiTheme="majorHAnsi" w:hAnsiTheme="majorHAnsi" w:cstheme="majorHAnsi"/>
          <w:sz w:val="26"/>
          <w:szCs w:val="26"/>
        </w:rPr>
      </w:pPr>
      <w:r w:rsidRPr="00B140AA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supports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operations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Uminoo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Hikari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Japanese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with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following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main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functions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:</w:t>
      </w:r>
    </w:p>
    <w:p w14:paraId="3EC22B9C" w14:textId="77777777" w:rsidR="00B140AA" w:rsidRPr="00B140AA" w:rsidRDefault="00B140AA" w:rsidP="009B0391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Visitor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Online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reservation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.</w:t>
      </w:r>
    </w:p>
    <w:p w14:paraId="3A0FDB16" w14:textId="77777777" w:rsidR="00B140AA" w:rsidRPr="00B140AA" w:rsidRDefault="00B140AA" w:rsidP="009B0391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Customer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: QR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code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scanning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table-side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ordering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.</w:t>
      </w:r>
    </w:p>
    <w:p w14:paraId="0D54A58D" w14:textId="77777777" w:rsidR="00B140AA" w:rsidRPr="00B140AA" w:rsidRDefault="00B140AA" w:rsidP="009B0391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Order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assistance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.</w:t>
      </w:r>
    </w:p>
    <w:p w14:paraId="035FBB70" w14:textId="77777777" w:rsidR="00B140AA" w:rsidRPr="00B140AA" w:rsidRDefault="00B140AA" w:rsidP="009B0391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Cashier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processing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),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menu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revenue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reporting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.</w:t>
      </w:r>
    </w:p>
    <w:p w14:paraId="0AA6676C" w14:textId="77777777" w:rsidR="00B140AA" w:rsidRPr="00B140AA" w:rsidRDefault="00B140AA" w:rsidP="00B140AA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Out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Scope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Exclusions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)</w:t>
      </w:r>
    </w:p>
    <w:p w14:paraId="2CDA4266" w14:textId="77777777" w:rsidR="00B140AA" w:rsidRPr="00B140AA" w:rsidRDefault="00B140AA" w:rsidP="00B140AA">
      <w:pPr>
        <w:rPr>
          <w:rFonts w:asciiTheme="majorHAnsi" w:hAnsiTheme="majorHAnsi" w:cstheme="majorHAnsi"/>
          <w:sz w:val="26"/>
          <w:szCs w:val="26"/>
        </w:rPr>
      </w:pPr>
      <w:r w:rsidRPr="00B140AA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explicitly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excludes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following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features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:</w:t>
      </w:r>
    </w:p>
    <w:p w14:paraId="4C320451" w14:textId="77777777" w:rsidR="00B140AA" w:rsidRPr="00B140AA" w:rsidRDefault="00B140AA" w:rsidP="009B0391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Inventory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/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Raw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Material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.</w:t>
      </w:r>
    </w:p>
    <w:p w14:paraId="35DC7948" w14:textId="77777777" w:rsidR="00B140AA" w:rsidRPr="00B140AA" w:rsidRDefault="00B140AA" w:rsidP="009B0391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Merging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/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Splitting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.</w:t>
      </w:r>
    </w:p>
    <w:p w14:paraId="6625A189" w14:textId="77777777" w:rsidR="00B140AA" w:rsidRPr="00B140AA" w:rsidRDefault="00B140AA" w:rsidP="009B0391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Bill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Merging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/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Transfer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.</w:t>
      </w:r>
    </w:p>
    <w:p w14:paraId="4CB2F191" w14:textId="77777777" w:rsidR="00B140AA" w:rsidRPr="00B140AA" w:rsidRDefault="00B140AA" w:rsidP="009B0391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Order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modification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after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submission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.</w:t>
      </w:r>
    </w:p>
    <w:p w14:paraId="07EA17A1" w14:textId="77777777" w:rsidR="00B140AA" w:rsidRPr="00B140AA" w:rsidRDefault="00B140AA" w:rsidP="009B0391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Invoice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modification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after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.</w:t>
      </w:r>
    </w:p>
    <w:p w14:paraId="3A9927B2" w14:textId="77777777" w:rsidR="00B140AA" w:rsidRPr="00B140AA" w:rsidRDefault="00B140AA" w:rsidP="009B0391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Payroll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.</w:t>
      </w:r>
    </w:p>
    <w:p w14:paraId="2094B7F3" w14:textId="77777777" w:rsidR="00B140AA" w:rsidRPr="00B140AA" w:rsidRDefault="00B140AA" w:rsidP="009B0391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lastRenderedPageBreak/>
        <w:t>Membership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Loyalty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Program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.</w:t>
      </w:r>
    </w:p>
    <w:p w14:paraId="0461A86B" w14:textId="77777777" w:rsidR="00B140AA" w:rsidRPr="00B140AA" w:rsidRDefault="00B140AA" w:rsidP="00B140AA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Interfaces</w:t>
      </w:r>
      <w:proofErr w:type="spellEnd"/>
    </w:p>
    <w:p w14:paraId="3186BAC2" w14:textId="77777777" w:rsidR="00B140AA" w:rsidRPr="00B140AA" w:rsidRDefault="00B140AA" w:rsidP="00B140AA">
      <w:pPr>
        <w:rPr>
          <w:rFonts w:asciiTheme="majorHAnsi" w:hAnsiTheme="majorHAnsi" w:cstheme="majorHAnsi"/>
          <w:sz w:val="26"/>
          <w:szCs w:val="26"/>
        </w:rPr>
      </w:pPr>
      <w:r w:rsidRPr="00B140AA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Uminoo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Hikari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is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Japanese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application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that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supports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following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interfaces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:</w:t>
      </w:r>
    </w:p>
    <w:p w14:paraId="18B76C8F" w14:textId="77777777" w:rsidR="00B140AA" w:rsidRPr="00B140AA" w:rsidRDefault="00B140AA" w:rsidP="009B0391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Visitor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Allows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users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view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information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make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online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reservations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.</w:t>
      </w:r>
    </w:p>
    <w:p w14:paraId="4FCC79BF" w14:textId="77777777" w:rsidR="00B140AA" w:rsidRPr="00B140AA" w:rsidRDefault="00B140AA" w:rsidP="009B0391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Customer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Allows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customers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view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menu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place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at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.</w:t>
      </w:r>
    </w:p>
    <w:p w14:paraId="72677F62" w14:textId="77777777" w:rsidR="00B140AA" w:rsidRPr="00B140AA" w:rsidRDefault="00B140AA" w:rsidP="009B0391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Allows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view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menu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place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customers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manage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tables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.</w:t>
      </w:r>
    </w:p>
    <w:p w14:paraId="6636EE97" w14:textId="6C697159" w:rsidR="00B140AA" w:rsidRPr="00B109DF" w:rsidRDefault="00B140AA" w:rsidP="009B0391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Allows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administrators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view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dashboard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overview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),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manage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menus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place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process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payments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cashier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),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manage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tables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products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40AA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B140AA">
        <w:rPr>
          <w:rFonts w:asciiTheme="majorHAnsi" w:hAnsiTheme="majorHAnsi" w:cstheme="majorHAnsi"/>
          <w:sz w:val="26"/>
          <w:szCs w:val="26"/>
        </w:rPr>
        <w:t>.</w:t>
      </w:r>
    </w:p>
    <w:p w14:paraId="105BE05F" w14:textId="77777777" w:rsidR="009835A3" w:rsidRPr="009835A3" w:rsidRDefault="009835A3" w:rsidP="009835A3">
      <w:pPr>
        <w:pStyle w:val="Heading2"/>
        <w:rPr>
          <w:rFonts w:cstheme="majorHAnsi"/>
          <w:b/>
          <w:bCs/>
          <w:szCs w:val="26"/>
        </w:rPr>
      </w:pPr>
      <w:bookmarkStart w:id="3" w:name="_Toc218719711"/>
      <w:r w:rsidRPr="009835A3">
        <w:rPr>
          <w:rFonts w:cstheme="majorHAnsi"/>
          <w:b/>
          <w:bCs/>
          <w:szCs w:val="26"/>
        </w:rPr>
        <w:t xml:space="preserve">1.3. </w:t>
      </w:r>
      <w:proofErr w:type="spellStart"/>
      <w:r w:rsidRPr="009835A3">
        <w:rPr>
          <w:rFonts w:cstheme="majorHAnsi"/>
          <w:b/>
          <w:bCs/>
          <w:szCs w:val="26"/>
        </w:rPr>
        <w:t>User</w:t>
      </w:r>
      <w:proofErr w:type="spellEnd"/>
      <w:r w:rsidRPr="009835A3">
        <w:rPr>
          <w:rFonts w:cstheme="majorHAnsi"/>
          <w:b/>
          <w:bCs/>
          <w:szCs w:val="26"/>
        </w:rPr>
        <w:t xml:space="preserve"> </w:t>
      </w:r>
      <w:proofErr w:type="spellStart"/>
      <w:r w:rsidRPr="009835A3">
        <w:rPr>
          <w:rFonts w:cstheme="majorHAnsi"/>
          <w:b/>
          <w:bCs/>
          <w:szCs w:val="26"/>
        </w:rPr>
        <w:t>Classes</w:t>
      </w:r>
      <w:proofErr w:type="spellEnd"/>
      <w:r w:rsidRPr="009835A3">
        <w:rPr>
          <w:rFonts w:cstheme="majorHAnsi"/>
          <w:b/>
          <w:bCs/>
          <w:szCs w:val="26"/>
        </w:rPr>
        <w:t xml:space="preserve"> </w:t>
      </w:r>
      <w:proofErr w:type="spellStart"/>
      <w:r w:rsidRPr="009835A3">
        <w:rPr>
          <w:rFonts w:cstheme="majorHAnsi"/>
          <w:b/>
          <w:bCs/>
          <w:szCs w:val="26"/>
        </w:rPr>
        <w:t>and</w:t>
      </w:r>
      <w:proofErr w:type="spellEnd"/>
      <w:r w:rsidRPr="009835A3">
        <w:rPr>
          <w:rFonts w:cstheme="majorHAnsi"/>
          <w:b/>
          <w:bCs/>
          <w:szCs w:val="26"/>
        </w:rPr>
        <w:t xml:space="preserve"> </w:t>
      </w:r>
      <w:proofErr w:type="spellStart"/>
      <w:r w:rsidRPr="009835A3">
        <w:rPr>
          <w:rFonts w:cstheme="majorHAnsi"/>
          <w:b/>
          <w:bCs/>
          <w:szCs w:val="26"/>
        </w:rPr>
        <w:t>Characteristics</w:t>
      </w:r>
      <w:bookmarkEnd w:id="3"/>
      <w:proofErr w:type="spellEnd"/>
    </w:p>
    <w:p w14:paraId="2FBB656B" w14:textId="77777777" w:rsidR="009835A3" w:rsidRPr="009835A3" w:rsidRDefault="009835A3" w:rsidP="009B0391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9835A3">
        <w:rPr>
          <w:rFonts w:asciiTheme="majorHAnsi" w:hAnsiTheme="majorHAnsi" w:cstheme="majorHAnsi"/>
          <w:sz w:val="26"/>
          <w:szCs w:val="26"/>
        </w:rPr>
        <w:t>Visitor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Web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visitors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who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access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restaurant's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website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make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online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reservations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>.</w:t>
      </w:r>
    </w:p>
    <w:p w14:paraId="432E8998" w14:textId="77777777" w:rsidR="009835A3" w:rsidRPr="009835A3" w:rsidRDefault="009835A3" w:rsidP="009B0391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9835A3">
        <w:rPr>
          <w:rFonts w:asciiTheme="majorHAnsi" w:hAnsiTheme="majorHAnsi" w:cstheme="majorHAnsi"/>
          <w:sz w:val="26"/>
          <w:szCs w:val="26"/>
        </w:rPr>
        <w:t>Customer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Dine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-in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guests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who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place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at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by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scanning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QR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codes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>).</w:t>
      </w:r>
    </w:p>
    <w:p w14:paraId="6B61703F" w14:textId="77777777" w:rsidR="009835A3" w:rsidRPr="009835A3" w:rsidRDefault="009835A3" w:rsidP="009B0391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9835A3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Service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responsible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handling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(a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distinct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role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unauthorized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process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payments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>).</w:t>
      </w:r>
    </w:p>
    <w:p w14:paraId="141C0D89" w14:textId="77777777" w:rsidR="009835A3" w:rsidRPr="009835A3" w:rsidRDefault="009835A3" w:rsidP="009B0391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9835A3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Performs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cashier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duties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processing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),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administers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entire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monitors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835A3">
        <w:rPr>
          <w:rFonts w:asciiTheme="majorHAnsi" w:hAnsiTheme="majorHAnsi" w:cstheme="majorHAnsi"/>
          <w:sz w:val="26"/>
          <w:szCs w:val="26"/>
        </w:rPr>
        <w:t>operations</w:t>
      </w:r>
      <w:proofErr w:type="spellEnd"/>
      <w:r w:rsidRPr="009835A3">
        <w:rPr>
          <w:rFonts w:asciiTheme="majorHAnsi" w:hAnsiTheme="majorHAnsi" w:cstheme="majorHAnsi"/>
          <w:sz w:val="26"/>
          <w:szCs w:val="26"/>
        </w:rPr>
        <w:t>.</w:t>
      </w:r>
    </w:p>
    <w:p w14:paraId="78671509" w14:textId="26F04459" w:rsidR="00B109DF" w:rsidRPr="00B109DF" w:rsidRDefault="00B109D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B109DF">
        <w:rPr>
          <w:rFonts w:asciiTheme="majorHAnsi" w:hAnsiTheme="majorHAnsi" w:cstheme="majorHAnsi"/>
          <w:b/>
          <w:bCs/>
          <w:sz w:val="26"/>
          <w:szCs w:val="26"/>
        </w:rPr>
        <w:t xml:space="preserve">1.4. </w:t>
      </w:r>
      <w:proofErr w:type="spellStart"/>
      <w:r w:rsidR="006C3D34" w:rsidRPr="006069C6">
        <w:rPr>
          <w:rFonts w:asciiTheme="majorHAnsi" w:hAnsiTheme="majorHAnsi" w:cstheme="majorHAnsi"/>
          <w:b/>
          <w:bCs/>
          <w:sz w:val="26"/>
          <w:szCs w:val="26"/>
        </w:rPr>
        <w:t>Definitions</w:t>
      </w:r>
      <w:proofErr w:type="spellEnd"/>
      <w:r w:rsidR="006C3D34" w:rsidRPr="006069C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="006C3D34" w:rsidRPr="006069C6">
        <w:rPr>
          <w:rFonts w:asciiTheme="majorHAnsi" w:hAnsiTheme="majorHAnsi" w:cstheme="majorHAnsi"/>
          <w:b/>
          <w:bCs/>
          <w:sz w:val="26"/>
          <w:szCs w:val="26"/>
        </w:rPr>
        <w:t>and</w:t>
      </w:r>
      <w:proofErr w:type="spellEnd"/>
      <w:r w:rsidR="006C3D34" w:rsidRPr="006069C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="006C3D34" w:rsidRPr="006069C6">
        <w:rPr>
          <w:rFonts w:asciiTheme="majorHAnsi" w:hAnsiTheme="majorHAnsi" w:cstheme="majorHAnsi"/>
          <w:b/>
          <w:bCs/>
          <w:sz w:val="26"/>
          <w:szCs w:val="26"/>
        </w:rPr>
        <w:t>Acronyms</w:t>
      </w:r>
      <w:proofErr w:type="spellEnd"/>
    </w:p>
    <w:p w14:paraId="259EF7A0" w14:textId="01322BEC" w:rsidR="00B109DF" w:rsidRPr="00B109DF" w:rsidRDefault="00B109DF" w:rsidP="00A07314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B109DF">
        <w:rPr>
          <w:rFonts w:asciiTheme="majorHAnsi" w:hAnsiTheme="majorHAnsi" w:cstheme="majorHAnsi"/>
          <w:b/>
          <w:bCs/>
          <w:sz w:val="26"/>
          <w:szCs w:val="26"/>
        </w:rPr>
        <w:t>SRS:</w:t>
      </w:r>
      <w:r w:rsidRPr="00B109D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09DF">
        <w:rPr>
          <w:rFonts w:asciiTheme="majorHAnsi" w:hAnsiTheme="majorHAnsi" w:cstheme="majorHAnsi"/>
          <w:sz w:val="26"/>
          <w:szCs w:val="26"/>
        </w:rPr>
        <w:t>Software</w:t>
      </w:r>
      <w:proofErr w:type="spellEnd"/>
      <w:r w:rsidRPr="00B109D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09DF">
        <w:rPr>
          <w:rFonts w:asciiTheme="majorHAnsi" w:hAnsiTheme="majorHAnsi" w:cstheme="majorHAnsi"/>
          <w:sz w:val="26"/>
          <w:szCs w:val="26"/>
        </w:rPr>
        <w:t>Requirements</w:t>
      </w:r>
      <w:proofErr w:type="spellEnd"/>
      <w:r w:rsidRPr="00B109D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09DF">
        <w:rPr>
          <w:rFonts w:asciiTheme="majorHAnsi" w:hAnsiTheme="majorHAnsi" w:cstheme="majorHAnsi"/>
          <w:sz w:val="26"/>
          <w:szCs w:val="26"/>
        </w:rPr>
        <w:t>Spe</w:t>
      </w:r>
      <w:r w:rsidR="007F3271" w:rsidRPr="006069C6">
        <w:rPr>
          <w:rFonts w:asciiTheme="majorHAnsi" w:hAnsiTheme="majorHAnsi" w:cstheme="majorHAnsi"/>
          <w:sz w:val="26"/>
          <w:szCs w:val="26"/>
        </w:rPr>
        <w:t>cification</w:t>
      </w:r>
      <w:proofErr w:type="spellEnd"/>
      <w:r w:rsidR="007F3271" w:rsidRPr="006069C6">
        <w:rPr>
          <w:rFonts w:asciiTheme="majorHAnsi" w:hAnsiTheme="majorHAnsi" w:cstheme="majorHAnsi"/>
          <w:sz w:val="26"/>
          <w:szCs w:val="26"/>
        </w:rPr>
        <w:t>.</w:t>
      </w:r>
    </w:p>
    <w:p w14:paraId="5E8E8A9E" w14:textId="2F3BDF31" w:rsidR="00B109DF" w:rsidRPr="00B109DF" w:rsidRDefault="00B109DF" w:rsidP="00A07314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B109DF">
        <w:rPr>
          <w:rFonts w:asciiTheme="majorHAnsi" w:hAnsiTheme="majorHAnsi" w:cstheme="majorHAnsi"/>
          <w:b/>
          <w:bCs/>
          <w:sz w:val="26"/>
          <w:szCs w:val="26"/>
        </w:rPr>
        <w:t>UI:</w:t>
      </w:r>
      <w:r w:rsidRPr="00B109D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09DF">
        <w:rPr>
          <w:rFonts w:asciiTheme="majorHAnsi" w:hAnsiTheme="majorHAnsi" w:cstheme="majorHAnsi"/>
          <w:sz w:val="26"/>
          <w:szCs w:val="26"/>
        </w:rPr>
        <w:t>User</w:t>
      </w:r>
      <w:proofErr w:type="spellEnd"/>
      <w:r w:rsidRPr="00B109D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F3271" w:rsidRPr="006069C6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="007F3271" w:rsidRPr="006069C6">
        <w:rPr>
          <w:rFonts w:asciiTheme="majorHAnsi" w:hAnsiTheme="majorHAnsi" w:cstheme="majorHAnsi"/>
          <w:sz w:val="26"/>
          <w:szCs w:val="26"/>
        </w:rPr>
        <w:t>.</w:t>
      </w:r>
    </w:p>
    <w:p w14:paraId="1D68B2E8" w14:textId="4A0D9A65" w:rsidR="00B109DF" w:rsidRPr="00B109DF" w:rsidRDefault="00B109DF" w:rsidP="00A07314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B109DF">
        <w:rPr>
          <w:rFonts w:asciiTheme="majorHAnsi" w:hAnsiTheme="majorHAnsi" w:cstheme="majorHAnsi"/>
          <w:b/>
          <w:bCs/>
          <w:sz w:val="26"/>
          <w:szCs w:val="26"/>
        </w:rPr>
        <w:t>CRUD:</w:t>
      </w:r>
      <w:r w:rsidRPr="00B109D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09DF">
        <w:rPr>
          <w:rFonts w:asciiTheme="majorHAnsi" w:hAnsiTheme="majorHAnsi" w:cstheme="majorHAnsi"/>
          <w:sz w:val="26"/>
          <w:szCs w:val="26"/>
        </w:rPr>
        <w:t>Create</w:t>
      </w:r>
      <w:proofErr w:type="spellEnd"/>
      <w:r w:rsidRPr="00B109DF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109DF">
        <w:rPr>
          <w:rFonts w:asciiTheme="majorHAnsi" w:hAnsiTheme="majorHAnsi" w:cstheme="majorHAnsi"/>
          <w:sz w:val="26"/>
          <w:szCs w:val="26"/>
        </w:rPr>
        <w:t>Read</w:t>
      </w:r>
      <w:proofErr w:type="spellEnd"/>
      <w:r w:rsidRPr="00B109DF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109DF">
        <w:rPr>
          <w:rFonts w:asciiTheme="majorHAnsi" w:hAnsiTheme="majorHAnsi" w:cstheme="majorHAnsi"/>
          <w:sz w:val="26"/>
          <w:szCs w:val="26"/>
        </w:rPr>
        <w:t>Update</w:t>
      </w:r>
      <w:proofErr w:type="spellEnd"/>
      <w:r w:rsidRPr="00B109DF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109DF">
        <w:rPr>
          <w:rFonts w:asciiTheme="majorHAnsi" w:hAnsiTheme="majorHAnsi" w:cstheme="majorHAnsi"/>
          <w:sz w:val="26"/>
          <w:szCs w:val="26"/>
        </w:rPr>
        <w:t>Delete</w:t>
      </w:r>
      <w:proofErr w:type="spellEnd"/>
      <w:r w:rsidR="00453EDC" w:rsidRPr="006069C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="00453EDC" w:rsidRPr="006069C6">
        <w:rPr>
          <w:rFonts w:asciiTheme="majorHAnsi" w:hAnsiTheme="majorHAnsi" w:cstheme="majorHAnsi"/>
          <w:sz w:val="26"/>
          <w:szCs w:val="26"/>
        </w:rPr>
        <w:t>Basic</w:t>
      </w:r>
      <w:proofErr w:type="spellEnd"/>
      <w:r w:rsidR="00453EDC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53EDC" w:rsidRPr="006069C6">
        <w:rPr>
          <w:rFonts w:asciiTheme="majorHAnsi" w:hAnsiTheme="majorHAnsi" w:cstheme="majorHAnsi"/>
          <w:sz w:val="26"/>
          <w:szCs w:val="26"/>
        </w:rPr>
        <w:t>database</w:t>
      </w:r>
      <w:proofErr w:type="spellEnd"/>
      <w:r w:rsidR="00453EDC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53EDC" w:rsidRPr="006069C6">
        <w:rPr>
          <w:rFonts w:asciiTheme="majorHAnsi" w:hAnsiTheme="majorHAnsi" w:cstheme="majorHAnsi"/>
          <w:sz w:val="26"/>
          <w:szCs w:val="26"/>
        </w:rPr>
        <w:t>operations</w:t>
      </w:r>
      <w:proofErr w:type="spellEnd"/>
      <w:r w:rsidR="00453EDC" w:rsidRPr="006069C6">
        <w:rPr>
          <w:rFonts w:asciiTheme="majorHAnsi" w:hAnsiTheme="majorHAnsi" w:cstheme="majorHAnsi"/>
          <w:sz w:val="26"/>
          <w:szCs w:val="26"/>
        </w:rPr>
        <w:t>)</w:t>
      </w:r>
      <w:r w:rsidRPr="00B109DF">
        <w:rPr>
          <w:rFonts w:asciiTheme="majorHAnsi" w:hAnsiTheme="majorHAnsi" w:cstheme="majorHAnsi"/>
          <w:sz w:val="26"/>
          <w:szCs w:val="26"/>
        </w:rPr>
        <w:t>.</w:t>
      </w:r>
    </w:p>
    <w:p w14:paraId="54A42A26" w14:textId="6C2B1B67" w:rsidR="00B109DF" w:rsidRPr="00B109DF" w:rsidRDefault="00B109DF" w:rsidP="00A07314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B109DF">
        <w:rPr>
          <w:rFonts w:asciiTheme="majorHAnsi" w:hAnsiTheme="majorHAnsi" w:cstheme="majorHAnsi"/>
          <w:b/>
          <w:bCs/>
          <w:sz w:val="26"/>
          <w:szCs w:val="26"/>
        </w:rPr>
        <w:t>POS:</w:t>
      </w:r>
      <w:r w:rsidRPr="00B109D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109DF">
        <w:rPr>
          <w:rFonts w:asciiTheme="majorHAnsi" w:hAnsiTheme="majorHAnsi" w:cstheme="majorHAnsi"/>
          <w:sz w:val="26"/>
          <w:szCs w:val="26"/>
        </w:rPr>
        <w:t>Point</w:t>
      </w:r>
      <w:proofErr w:type="spellEnd"/>
      <w:r w:rsidRPr="00B109DF">
        <w:rPr>
          <w:rFonts w:asciiTheme="majorHAnsi" w:hAnsiTheme="majorHAnsi" w:cstheme="majorHAnsi"/>
          <w:sz w:val="26"/>
          <w:szCs w:val="26"/>
        </w:rPr>
        <w:t xml:space="preserve"> of </w:t>
      </w:r>
      <w:proofErr w:type="spellStart"/>
      <w:r w:rsidR="00453EDC" w:rsidRPr="006069C6">
        <w:rPr>
          <w:rFonts w:asciiTheme="majorHAnsi" w:hAnsiTheme="majorHAnsi" w:cstheme="majorHAnsi"/>
          <w:sz w:val="26"/>
          <w:szCs w:val="26"/>
        </w:rPr>
        <w:t>Sale</w:t>
      </w:r>
      <w:proofErr w:type="spellEnd"/>
      <w:r w:rsidR="00453EDC" w:rsidRPr="006069C6">
        <w:rPr>
          <w:rFonts w:asciiTheme="majorHAnsi" w:hAnsiTheme="majorHAnsi" w:cstheme="majorHAnsi"/>
          <w:sz w:val="26"/>
          <w:szCs w:val="26"/>
        </w:rPr>
        <w:t>.</w:t>
      </w:r>
    </w:p>
    <w:p w14:paraId="38F1D2AA" w14:textId="164E8348" w:rsidR="00B109DF" w:rsidRPr="00B109DF" w:rsidRDefault="00B109DF" w:rsidP="00A07314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09DF">
        <w:rPr>
          <w:rFonts w:asciiTheme="majorHAnsi" w:hAnsiTheme="majorHAnsi" w:cstheme="majorHAnsi"/>
          <w:b/>
          <w:bCs/>
          <w:sz w:val="26"/>
          <w:szCs w:val="26"/>
        </w:rPr>
        <w:t>Staff</w:t>
      </w:r>
      <w:proofErr w:type="spellEnd"/>
      <w:r w:rsidRPr="00B109DF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B109D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FE5493" w:rsidRPr="006069C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="00FE5493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FE5493" w:rsidRPr="006069C6">
        <w:rPr>
          <w:rFonts w:asciiTheme="majorHAnsi" w:hAnsiTheme="majorHAnsi" w:cstheme="majorHAnsi"/>
          <w:sz w:val="26"/>
          <w:szCs w:val="26"/>
        </w:rPr>
        <w:t>service</w:t>
      </w:r>
      <w:proofErr w:type="spellEnd"/>
      <w:r w:rsidR="00FE5493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FE5493" w:rsidRPr="006069C6">
        <w:rPr>
          <w:rFonts w:asciiTheme="majorHAnsi" w:hAnsiTheme="majorHAnsi" w:cstheme="majorHAnsi"/>
          <w:sz w:val="26"/>
          <w:szCs w:val="26"/>
        </w:rPr>
        <w:t>employees</w:t>
      </w:r>
      <w:proofErr w:type="spellEnd"/>
      <w:r w:rsidR="00FE5493" w:rsidRPr="006069C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="00FE5493" w:rsidRPr="006069C6">
        <w:rPr>
          <w:rFonts w:asciiTheme="majorHAnsi" w:hAnsiTheme="majorHAnsi" w:cstheme="majorHAnsi"/>
          <w:sz w:val="26"/>
          <w:szCs w:val="26"/>
        </w:rPr>
        <w:t>restricted</w:t>
      </w:r>
      <w:proofErr w:type="spellEnd"/>
      <w:r w:rsidR="00FE5493" w:rsidRPr="006069C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="00FE5493" w:rsidRPr="006069C6">
        <w:rPr>
          <w:rFonts w:asciiTheme="majorHAnsi" w:hAnsiTheme="majorHAnsi" w:cstheme="majorHAnsi"/>
          <w:sz w:val="26"/>
          <w:szCs w:val="26"/>
        </w:rPr>
        <w:t>order</w:t>
      </w:r>
      <w:proofErr w:type="spellEnd"/>
      <w:r w:rsidR="00FE5493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FE5493" w:rsidRPr="006069C6">
        <w:rPr>
          <w:rFonts w:asciiTheme="majorHAnsi" w:hAnsiTheme="majorHAnsi" w:cstheme="majorHAnsi"/>
          <w:sz w:val="26"/>
          <w:szCs w:val="26"/>
        </w:rPr>
        <w:t>processing</w:t>
      </w:r>
      <w:proofErr w:type="spellEnd"/>
      <w:r w:rsidR="00FE5493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FE5493" w:rsidRPr="006069C6">
        <w:rPr>
          <w:rFonts w:asciiTheme="majorHAnsi" w:hAnsiTheme="majorHAnsi" w:cstheme="majorHAnsi"/>
          <w:sz w:val="26"/>
          <w:szCs w:val="26"/>
        </w:rPr>
        <w:t>only</w:t>
      </w:r>
      <w:proofErr w:type="spellEnd"/>
      <w:r w:rsidR="00FE5493" w:rsidRPr="006069C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FE5493" w:rsidRPr="006069C6">
        <w:rPr>
          <w:rFonts w:asciiTheme="majorHAnsi" w:hAnsiTheme="majorHAnsi" w:cstheme="majorHAnsi"/>
          <w:sz w:val="26"/>
          <w:szCs w:val="26"/>
        </w:rPr>
        <w:t>excluding</w:t>
      </w:r>
      <w:proofErr w:type="spellEnd"/>
      <w:r w:rsidR="00FE5493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FE5493" w:rsidRPr="006069C6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="00FE5493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FE5493" w:rsidRPr="006069C6">
        <w:rPr>
          <w:rFonts w:asciiTheme="majorHAnsi" w:hAnsiTheme="majorHAnsi" w:cstheme="majorHAnsi"/>
          <w:sz w:val="26"/>
          <w:szCs w:val="26"/>
        </w:rPr>
        <w:t>duties</w:t>
      </w:r>
      <w:proofErr w:type="spellEnd"/>
      <w:r w:rsidR="00FE5493" w:rsidRPr="006069C6">
        <w:rPr>
          <w:rFonts w:asciiTheme="majorHAnsi" w:hAnsiTheme="majorHAnsi" w:cstheme="majorHAnsi"/>
          <w:sz w:val="26"/>
          <w:szCs w:val="26"/>
        </w:rPr>
        <w:t>).</w:t>
      </w:r>
    </w:p>
    <w:p w14:paraId="1F547AC4" w14:textId="77777777" w:rsidR="0049621A" w:rsidRPr="006069C6" w:rsidRDefault="00B109DF" w:rsidP="00A0731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hAnsiTheme="majorHAnsi" w:cstheme="majorHAnsi"/>
          <w:b/>
          <w:bCs/>
          <w:sz w:val="26"/>
          <w:szCs w:val="26"/>
        </w:rPr>
        <w:t>Admin</w:t>
      </w:r>
      <w:proofErr w:type="spellEnd"/>
      <w:r w:rsidRPr="006069C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93A96" w:rsidRPr="006069C6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="00193A96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93A96" w:rsidRPr="006069C6">
        <w:rPr>
          <w:rFonts w:asciiTheme="majorHAnsi" w:hAnsiTheme="majorHAnsi" w:cstheme="majorHAnsi"/>
          <w:sz w:val="26"/>
          <w:szCs w:val="26"/>
        </w:rPr>
        <w:t>Manager</w:t>
      </w:r>
      <w:proofErr w:type="spellEnd"/>
      <w:r w:rsidR="00193A96" w:rsidRPr="006069C6">
        <w:rPr>
          <w:rFonts w:asciiTheme="majorHAnsi" w:hAnsiTheme="majorHAnsi" w:cstheme="majorHAnsi"/>
          <w:sz w:val="26"/>
          <w:szCs w:val="26"/>
        </w:rPr>
        <w:t xml:space="preserve"> – </w:t>
      </w:r>
      <w:proofErr w:type="spellStart"/>
      <w:r w:rsidR="00193A96" w:rsidRPr="006069C6">
        <w:rPr>
          <w:rFonts w:asciiTheme="majorHAnsi" w:hAnsiTheme="majorHAnsi" w:cstheme="majorHAnsi"/>
          <w:sz w:val="26"/>
          <w:szCs w:val="26"/>
        </w:rPr>
        <w:t>also</w:t>
      </w:r>
      <w:proofErr w:type="spellEnd"/>
      <w:r w:rsidR="00193A96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93A96" w:rsidRPr="006069C6">
        <w:rPr>
          <w:rFonts w:asciiTheme="majorHAnsi" w:hAnsiTheme="majorHAnsi" w:cstheme="majorHAnsi"/>
          <w:sz w:val="26"/>
          <w:szCs w:val="26"/>
        </w:rPr>
        <w:t>assumes</w:t>
      </w:r>
      <w:proofErr w:type="spellEnd"/>
      <w:r w:rsidR="00193A96" w:rsidRPr="006069C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="00193A96" w:rsidRPr="006069C6">
        <w:rPr>
          <w:rFonts w:asciiTheme="majorHAnsi" w:hAnsiTheme="majorHAnsi" w:cstheme="majorHAnsi"/>
          <w:sz w:val="26"/>
          <w:szCs w:val="26"/>
        </w:rPr>
        <w:t>Cashier</w:t>
      </w:r>
      <w:proofErr w:type="spellEnd"/>
      <w:r w:rsidR="00193A96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93A96" w:rsidRPr="006069C6">
        <w:rPr>
          <w:rFonts w:asciiTheme="majorHAnsi" w:hAnsiTheme="majorHAnsi" w:cstheme="majorHAnsi"/>
          <w:sz w:val="26"/>
          <w:szCs w:val="26"/>
        </w:rPr>
        <w:t>role</w:t>
      </w:r>
      <w:proofErr w:type="spellEnd"/>
      <w:r w:rsidR="00193A96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93A96" w:rsidRPr="006069C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="00193A96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93A96" w:rsidRPr="006069C6">
        <w:rPr>
          <w:rFonts w:asciiTheme="majorHAnsi" w:hAnsiTheme="majorHAnsi" w:cstheme="majorHAnsi"/>
          <w:sz w:val="26"/>
          <w:szCs w:val="26"/>
        </w:rPr>
        <w:t>holds</w:t>
      </w:r>
      <w:proofErr w:type="spellEnd"/>
      <w:r w:rsidR="00193A96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93A96" w:rsidRPr="006069C6">
        <w:rPr>
          <w:rFonts w:asciiTheme="majorHAnsi" w:hAnsiTheme="majorHAnsi" w:cstheme="majorHAnsi"/>
          <w:sz w:val="26"/>
          <w:szCs w:val="26"/>
        </w:rPr>
        <w:t>full</w:t>
      </w:r>
      <w:proofErr w:type="spellEnd"/>
      <w:r w:rsidR="00193A96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93A96" w:rsidRPr="006069C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="00193A96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93A96" w:rsidRPr="006069C6">
        <w:rPr>
          <w:rFonts w:asciiTheme="majorHAnsi" w:hAnsiTheme="majorHAnsi" w:cstheme="majorHAnsi"/>
          <w:sz w:val="26"/>
          <w:szCs w:val="26"/>
        </w:rPr>
        <w:t>privileges</w:t>
      </w:r>
      <w:proofErr w:type="spellEnd"/>
      <w:r w:rsidR="00193A96" w:rsidRPr="006069C6">
        <w:rPr>
          <w:rFonts w:asciiTheme="majorHAnsi" w:hAnsiTheme="majorHAnsi" w:cstheme="majorHAnsi"/>
          <w:sz w:val="26"/>
          <w:szCs w:val="26"/>
        </w:rPr>
        <w:t>.</w:t>
      </w:r>
    </w:p>
    <w:p w14:paraId="140A8B1A" w14:textId="2490FD31" w:rsidR="00B109DF" w:rsidRPr="006069C6" w:rsidRDefault="00B109DF" w:rsidP="00A0731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hAnsiTheme="majorHAnsi" w:cstheme="majorHAnsi"/>
          <w:b/>
          <w:bCs/>
          <w:sz w:val="26"/>
          <w:szCs w:val="26"/>
        </w:rPr>
        <w:t xml:space="preserve">QR </w:t>
      </w:r>
      <w:proofErr w:type="spellStart"/>
      <w:r w:rsidRPr="006069C6">
        <w:rPr>
          <w:rFonts w:asciiTheme="majorHAnsi" w:hAnsiTheme="majorHAnsi" w:cstheme="majorHAnsi"/>
          <w:b/>
          <w:bCs/>
          <w:sz w:val="26"/>
          <w:szCs w:val="26"/>
        </w:rPr>
        <w:t>Code</w:t>
      </w:r>
      <w:proofErr w:type="spellEnd"/>
      <w:r w:rsidRPr="006069C6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D4E87" w:rsidRPr="006069C6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="007D4E87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D4E87" w:rsidRPr="006069C6">
        <w:rPr>
          <w:rFonts w:asciiTheme="majorHAnsi" w:hAnsiTheme="majorHAnsi" w:cstheme="majorHAnsi"/>
          <w:sz w:val="26"/>
          <w:szCs w:val="26"/>
        </w:rPr>
        <w:t>identifier</w:t>
      </w:r>
      <w:proofErr w:type="spellEnd"/>
      <w:r w:rsidR="007D4E87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D4E87" w:rsidRPr="006069C6">
        <w:rPr>
          <w:rFonts w:asciiTheme="majorHAnsi" w:hAnsiTheme="majorHAnsi" w:cstheme="majorHAnsi"/>
          <w:sz w:val="26"/>
          <w:szCs w:val="26"/>
        </w:rPr>
        <w:t>code</w:t>
      </w:r>
      <w:proofErr w:type="spellEnd"/>
      <w:r w:rsidR="007D4E87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D4E87" w:rsidRPr="006069C6">
        <w:rPr>
          <w:rFonts w:asciiTheme="majorHAnsi" w:hAnsiTheme="majorHAnsi" w:cstheme="majorHAnsi"/>
          <w:sz w:val="26"/>
          <w:szCs w:val="26"/>
        </w:rPr>
        <w:t>used</w:t>
      </w:r>
      <w:proofErr w:type="spellEnd"/>
      <w:r w:rsidR="007D4E87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D4E87" w:rsidRPr="006069C6">
        <w:rPr>
          <w:rFonts w:asciiTheme="majorHAnsi" w:hAnsiTheme="majorHAnsi" w:cstheme="majorHAnsi"/>
          <w:sz w:val="26"/>
          <w:szCs w:val="26"/>
        </w:rPr>
        <w:t>by</w:t>
      </w:r>
      <w:proofErr w:type="spellEnd"/>
      <w:r w:rsidR="007D4E87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D4E87" w:rsidRPr="006069C6">
        <w:rPr>
          <w:rFonts w:asciiTheme="majorHAnsi" w:hAnsiTheme="majorHAnsi" w:cstheme="majorHAnsi"/>
          <w:sz w:val="26"/>
          <w:szCs w:val="26"/>
        </w:rPr>
        <w:t>customers</w:t>
      </w:r>
      <w:proofErr w:type="spellEnd"/>
      <w:r w:rsidR="007D4E87" w:rsidRPr="006069C6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="007D4E87" w:rsidRPr="006069C6">
        <w:rPr>
          <w:rFonts w:asciiTheme="majorHAnsi" w:hAnsiTheme="majorHAnsi" w:cstheme="majorHAnsi"/>
          <w:sz w:val="26"/>
          <w:szCs w:val="26"/>
        </w:rPr>
        <w:t>scan</w:t>
      </w:r>
      <w:proofErr w:type="spellEnd"/>
      <w:r w:rsidR="007D4E87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D4E87" w:rsidRPr="006069C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="007D4E87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D4E87" w:rsidRPr="006069C6">
        <w:rPr>
          <w:rFonts w:asciiTheme="majorHAnsi" w:hAnsiTheme="majorHAnsi" w:cstheme="majorHAnsi"/>
          <w:sz w:val="26"/>
          <w:szCs w:val="26"/>
        </w:rPr>
        <w:t>place</w:t>
      </w:r>
      <w:proofErr w:type="spellEnd"/>
      <w:r w:rsidR="007D4E87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D4E87" w:rsidRPr="006069C6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>.</w:t>
      </w:r>
    </w:p>
    <w:p w14:paraId="73872568" w14:textId="7F89604D" w:rsidR="00B109DF" w:rsidRPr="00B109DF" w:rsidRDefault="00B109DF" w:rsidP="00A07314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B109DF">
        <w:rPr>
          <w:rFonts w:asciiTheme="majorHAnsi" w:hAnsiTheme="majorHAnsi" w:cstheme="majorHAnsi"/>
          <w:b/>
          <w:bCs/>
          <w:sz w:val="26"/>
          <w:szCs w:val="26"/>
        </w:rPr>
        <w:lastRenderedPageBreak/>
        <w:t>COD:</w:t>
      </w:r>
      <w:r w:rsidRPr="00B109D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9C7779" w:rsidRPr="006069C6">
        <w:rPr>
          <w:rFonts w:asciiTheme="majorHAnsi" w:hAnsiTheme="majorHAnsi" w:cstheme="majorHAnsi"/>
          <w:sz w:val="26"/>
          <w:szCs w:val="26"/>
        </w:rPr>
        <w:t>Cash</w:t>
      </w:r>
      <w:proofErr w:type="spellEnd"/>
      <w:r w:rsidR="009C7779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9C7779" w:rsidRPr="006069C6">
        <w:rPr>
          <w:rFonts w:asciiTheme="majorHAnsi" w:hAnsiTheme="majorHAnsi" w:cstheme="majorHAnsi"/>
          <w:sz w:val="26"/>
          <w:szCs w:val="26"/>
        </w:rPr>
        <w:t>on</w:t>
      </w:r>
      <w:proofErr w:type="spellEnd"/>
      <w:r w:rsidR="009C7779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9C7779" w:rsidRPr="006069C6">
        <w:rPr>
          <w:rFonts w:asciiTheme="majorHAnsi" w:hAnsiTheme="majorHAnsi" w:cstheme="majorHAnsi"/>
          <w:sz w:val="26"/>
          <w:szCs w:val="26"/>
        </w:rPr>
        <w:t>Delivery</w:t>
      </w:r>
      <w:proofErr w:type="spellEnd"/>
      <w:r w:rsidR="009C7779" w:rsidRPr="006069C6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="009C7779" w:rsidRPr="006069C6">
        <w:rPr>
          <w:rFonts w:asciiTheme="majorHAnsi" w:hAnsiTheme="majorHAnsi" w:cstheme="majorHAnsi"/>
          <w:sz w:val="26"/>
          <w:szCs w:val="26"/>
        </w:rPr>
        <w:t>Cash</w:t>
      </w:r>
      <w:proofErr w:type="spellEnd"/>
      <w:r w:rsidR="009C7779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9C7779" w:rsidRPr="006069C6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="009C7779" w:rsidRPr="006069C6">
        <w:rPr>
          <w:rFonts w:asciiTheme="majorHAnsi" w:hAnsiTheme="majorHAnsi" w:cstheme="majorHAnsi"/>
          <w:sz w:val="26"/>
          <w:szCs w:val="26"/>
        </w:rPr>
        <w:t>).</w:t>
      </w:r>
    </w:p>
    <w:p w14:paraId="22B2F321" w14:textId="733A6972" w:rsidR="00B109DF" w:rsidRPr="00B109DF" w:rsidRDefault="00B109DF" w:rsidP="00A07314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B109DF">
        <w:rPr>
          <w:rFonts w:asciiTheme="majorHAnsi" w:hAnsiTheme="majorHAnsi" w:cstheme="majorHAnsi"/>
          <w:b/>
          <w:bCs/>
          <w:sz w:val="26"/>
          <w:szCs w:val="26"/>
        </w:rPr>
        <w:t>Capacity-based</w:t>
      </w:r>
      <w:proofErr w:type="spellEnd"/>
      <w:r w:rsidRPr="00B109DF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B109DF">
        <w:rPr>
          <w:rFonts w:asciiTheme="majorHAnsi" w:hAnsiTheme="majorHAnsi" w:cstheme="majorHAnsi"/>
          <w:b/>
          <w:bCs/>
          <w:sz w:val="26"/>
          <w:szCs w:val="26"/>
        </w:rPr>
        <w:t>Booking</w:t>
      </w:r>
      <w:proofErr w:type="spellEnd"/>
      <w:r w:rsidRPr="00B109DF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B109DF">
        <w:rPr>
          <w:rFonts w:asciiTheme="majorHAnsi" w:hAnsiTheme="majorHAnsi" w:cstheme="majorHAnsi"/>
          <w:sz w:val="26"/>
          <w:szCs w:val="26"/>
        </w:rPr>
        <w:t xml:space="preserve"> </w:t>
      </w:r>
      <w:r w:rsidR="00D979BB" w:rsidRPr="006069C6">
        <w:rPr>
          <w:rFonts w:asciiTheme="majorHAnsi" w:hAnsiTheme="majorHAnsi" w:cstheme="majorHAnsi"/>
          <w:sz w:val="26"/>
          <w:szCs w:val="26"/>
        </w:rPr>
        <w:t xml:space="preserve">A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reservation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method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based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on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total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capacity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where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specific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tables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are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not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assigned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at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time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="00D979BB"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D979BB" w:rsidRPr="006069C6">
        <w:rPr>
          <w:rFonts w:asciiTheme="majorHAnsi" w:hAnsiTheme="majorHAnsi" w:cstheme="majorHAnsi"/>
          <w:sz w:val="26"/>
          <w:szCs w:val="26"/>
        </w:rPr>
        <w:t>booking</w:t>
      </w:r>
      <w:proofErr w:type="spellEnd"/>
      <w:r w:rsidRPr="00B109DF">
        <w:rPr>
          <w:rFonts w:asciiTheme="majorHAnsi" w:hAnsiTheme="majorHAnsi" w:cstheme="majorHAnsi"/>
          <w:sz w:val="26"/>
          <w:szCs w:val="26"/>
        </w:rPr>
        <w:t>.</w:t>
      </w:r>
    </w:p>
    <w:p w14:paraId="462605A4" w14:textId="024F7DB2" w:rsidR="00B109DF" w:rsidRPr="00B109DF" w:rsidRDefault="00B109DF" w:rsidP="00D979BB">
      <w:pPr>
        <w:pStyle w:val="Heading1"/>
        <w:rPr>
          <w:rFonts w:cstheme="majorHAnsi"/>
          <w:b/>
          <w:bCs/>
          <w:szCs w:val="26"/>
        </w:rPr>
      </w:pPr>
      <w:bookmarkStart w:id="4" w:name="_Toc218719712"/>
      <w:r w:rsidRPr="00B109DF">
        <w:rPr>
          <w:rFonts w:cstheme="majorHAnsi"/>
          <w:b/>
          <w:bCs/>
          <w:szCs w:val="26"/>
        </w:rPr>
        <w:t xml:space="preserve">2. </w:t>
      </w:r>
      <w:r w:rsidR="00CB0FB4" w:rsidRPr="006069C6">
        <w:rPr>
          <w:rFonts w:cstheme="majorHAnsi"/>
          <w:b/>
          <w:bCs/>
          <w:szCs w:val="26"/>
        </w:rPr>
        <w:t>OVERALL SYSTEM DESCRIPTION</w:t>
      </w:r>
      <w:bookmarkEnd w:id="4"/>
    </w:p>
    <w:p w14:paraId="3D1CC765" w14:textId="77777777" w:rsidR="005C0470" w:rsidRPr="005C0470" w:rsidRDefault="005C0470" w:rsidP="005C0470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5C0470">
        <w:rPr>
          <w:rFonts w:asciiTheme="majorHAnsi" w:hAnsiTheme="majorHAnsi" w:cstheme="majorHAnsi"/>
          <w:b/>
          <w:bCs/>
          <w:sz w:val="26"/>
          <w:szCs w:val="26"/>
        </w:rPr>
        <w:t xml:space="preserve">2.1. </w:t>
      </w:r>
      <w:proofErr w:type="spellStart"/>
      <w:r w:rsidRPr="005C0470">
        <w:rPr>
          <w:rFonts w:asciiTheme="majorHAnsi" w:hAnsiTheme="majorHAnsi" w:cstheme="majorHAnsi"/>
          <w:b/>
          <w:bCs/>
          <w:sz w:val="26"/>
          <w:szCs w:val="26"/>
        </w:rPr>
        <w:t>System</w:t>
      </w:r>
      <w:proofErr w:type="spellEnd"/>
      <w:r w:rsidRPr="005C0470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b/>
          <w:bCs/>
          <w:sz w:val="26"/>
          <w:szCs w:val="26"/>
        </w:rPr>
        <w:t>Architecture</w:t>
      </w:r>
      <w:proofErr w:type="spellEnd"/>
    </w:p>
    <w:p w14:paraId="141A3F4B" w14:textId="77777777" w:rsidR="005C0470" w:rsidRPr="005C0470" w:rsidRDefault="005C0470" w:rsidP="005C0470">
      <w:pPr>
        <w:rPr>
          <w:rFonts w:asciiTheme="majorHAnsi" w:hAnsiTheme="majorHAnsi" w:cstheme="majorHAnsi"/>
          <w:sz w:val="26"/>
          <w:szCs w:val="26"/>
        </w:rPr>
      </w:pPr>
      <w:r w:rsidRPr="005C0470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Uminoo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Hikari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follows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Client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-Server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architecture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consisting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following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key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components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>:</w:t>
      </w:r>
    </w:p>
    <w:p w14:paraId="4DFACC4E" w14:textId="77777777" w:rsidR="005C0470" w:rsidRPr="005C0470" w:rsidRDefault="005C0470" w:rsidP="009B0391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C0470">
        <w:rPr>
          <w:rFonts w:asciiTheme="majorHAnsi" w:hAnsiTheme="majorHAnsi" w:cstheme="majorHAnsi"/>
          <w:b/>
          <w:bCs/>
          <w:sz w:val="26"/>
          <w:szCs w:val="26"/>
        </w:rPr>
        <w:t>Frontend</w:t>
      </w:r>
      <w:proofErr w:type="spellEnd"/>
      <w:r w:rsidRPr="005C0470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User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supporting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Mobile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Tablet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Desktop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>).</w:t>
      </w:r>
    </w:p>
    <w:p w14:paraId="297C9EAF" w14:textId="77777777" w:rsidR="005C0470" w:rsidRPr="005C0470" w:rsidRDefault="005C0470" w:rsidP="009B0391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C0470">
        <w:rPr>
          <w:rFonts w:asciiTheme="majorHAnsi" w:hAnsiTheme="majorHAnsi" w:cstheme="majorHAnsi"/>
          <w:b/>
          <w:bCs/>
          <w:sz w:val="26"/>
          <w:szCs w:val="26"/>
        </w:rPr>
        <w:t>Optimized</w:t>
      </w:r>
      <w:proofErr w:type="spellEnd"/>
      <w:r w:rsidRPr="005C0470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b/>
          <w:bCs/>
          <w:sz w:val="26"/>
          <w:szCs w:val="26"/>
        </w:rPr>
        <w:t>for</w:t>
      </w:r>
      <w:proofErr w:type="spellEnd"/>
      <w:r w:rsidRPr="005C0470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b/>
          <w:bCs/>
          <w:sz w:val="26"/>
          <w:szCs w:val="26"/>
        </w:rPr>
        <w:t>Mobile</w:t>
      </w:r>
      <w:proofErr w:type="spellEnd"/>
      <w:r w:rsidRPr="005C0470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Visitor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Customer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interfaces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>.</w:t>
      </w:r>
    </w:p>
    <w:p w14:paraId="2CE06AF4" w14:textId="77777777" w:rsidR="005C0470" w:rsidRPr="005C0470" w:rsidRDefault="005C0470" w:rsidP="009B0391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C0470">
        <w:rPr>
          <w:rFonts w:asciiTheme="majorHAnsi" w:hAnsiTheme="majorHAnsi" w:cstheme="majorHAnsi"/>
          <w:b/>
          <w:bCs/>
          <w:sz w:val="26"/>
          <w:szCs w:val="26"/>
        </w:rPr>
        <w:t>Optimized</w:t>
      </w:r>
      <w:proofErr w:type="spellEnd"/>
      <w:r w:rsidRPr="005C0470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b/>
          <w:bCs/>
          <w:sz w:val="26"/>
          <w:szCs w:val="26"/>
        </w:rPr>
        <w:t>for</w:t>
      </w:r>
      <w:proofErr w:type="spellEnd"/>
      <w:r w:rsidRPr="005C0470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b/>
          <w:bCs/>
          <w:sz w:val="26"/>
          <w:szCs w:val="26"/>
        </w:rPr>
        <w:t>Tablet</w:t>
      </w:r>
      <w:proofErr w:type="spellEnd"/>
      <w:r w:rsidRPr="005C0470">
        <w:rPr>
          <w:rFonts w:asciiTheme="majorHAnsi" w:hAnsiTheme="majorHAnsi" w:cstheme="majorHAnsi"/>
          <w:b/>
          <w:bCs/>
          <w:sz w:val="26"/>
          <w:szCs w:val="26"/>
        </w:rPr>
        <w:t>/</w:t>
      </w:r>
      <w:proofErr w:type="spellStart"/>
      <w:r w:rsidRPr="005C0470">
        <w:rPr>
          <w:rFonts w:asciiTheme="majorHAnsi" w:hAnsiTheme="majorHAnsi" w:cstheme="majorHAnsi"/>
          <w:b/>
          <w:bCs/>
          <w:sz w:val="26"/>
          <w:szCs w:val="26"/>
        </w:rPr>
        <w:t>iPad</w:t>
      </w:r>
      <w:proofErr w:type="spellEnd"/>
      <w:r w:rsidRPr="005C0470">
        <w:rPr>
          <w:rFonts w:asciiTheme="majorHAnsi" w:hAnsiTheme="majorHAnsi" w:cstheme="majorHAnsi"/>
          <w:b/>
          <w:bCs/>
          <w:sz w:val="26"/>
          <w:szCs w:val="26"/>
        </w:rPr>
        <w:t>/</w:t>
      </w:r>
      <w:proofErr w:type="spellStart"/>
      <w:r w:rsidRPr="005C0470">
        <w:rPr>
          <w:rFonts w:asciiTheme="majorHAnsi" w:hAnsiTheme="majorHAnsi" w:cstheme="majorHAnsi"/>
          <w:b/>
          <w:bCs/>
          <w:sz w:val="26"/>
          <w:szCs w:val="26"/>
        </w:rPr>
        <w:t>Laptop</w:t>
      </w:r>
      <w:proofErr w:type="spellEnd"/>
      <w:r w:rsidRPr="005C0470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interface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>.</w:t>
      </w:r>
    </w:p>
    <w:p w14:paraId="3873E224" w14:textId="77777777" w:rsidR="005C0470" w:rsidRPr="005C0470" w:rsidRDefault="005C0470" w:rsidP="009B0391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C0470">
        <w:rPr>
          <w:rFonts w:asciiTheme="majorHAnsi" w:hAnsiTheme="majorHAnsi" w:cstheme="majorHAnsi"/>
          <w:b/>
          <w:bCs/>
          <w:sz w:val="26"/>
          <w:szCs w:val="26"/>
        </w:rPr>
        <w:t>Backend</w:t>
      </w:r>
      <w:proofErr w:type="spellEnd"/>
      <w:r w:rsidRPr="005C0470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5C0470">
        <w:rPr>
          <w:rFonts w:asciiTheme="majorHAnsi" w:hAnsiTheme="majorHAnsi" w:cstheme="majorHAnsi"/>
          <w:sz w:val="26"/>
          <w:szCs w:val="26"/>
        </w:rPr>
        <w:t xml:space="preserve"> Server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responsible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processing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business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logic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>.</w:t>
      </w:r>
    </w:p>
    <w:p w14:paraId="50B74E34" w14:textId="77777777" w:rsidR="005C0470" w:rsidRPr="005C0470" w:rsidRDefault="005C0470" w:rsidP="009B0391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5C0470">
        <w:rPr>
          <w:rFonts w:asciiTheme="majorHAnsi" w:hAnsiTheme="majorHAnsi" w:cstheme="majorHAnsi"/>
          <w:b/>
          <w:bCs/>
          <w:sz w:val="26"/>
          <w:szCs w:val="26"/>
        </w:rPr>
        <w:t>Database</w:t>
      </w:r>
      <w:proofErr w:type="spellEnd"/>
      <w:r w:rsidRPr="005C0470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Database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data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storage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retrieval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>.</w:t>
      </w:r>
    </w:p>
    <w:p w14:paraId="233FF38A" w14:textId="77777777" w:rsidR="005C0470" w:rsidRPr="005C0470" w:rsidRDefault="005C0470" w:rsidP="00161B89">
      <w:pPr>
        <w:pStyle w:val="Heading2"/>
        <w:rPr>
          <w:rFonts w:cstheme="majorHAnsi"/>
          <w:b/>
          <w:bCs/>
          <w:szCs w:val="26"/>
        </w:rPr>
      </w:pPr>
      <w:bookmarkStart w:id="5" w:name="_Toc218719713"/>
      <w:r w:rsidRPr="005C0470">
        <w:rPr>
          <w:rFonts w:cstheme="majorHAnsi"/>
          <w:b/>
          <w:bCs/>
          <w:szCs w:val="26"/>
        </w:rPr>
        <w:t xml:space="preserve">2.2. </w:t>
      </w:r>
      <w:proofErr w:type="spellStart"/>
      <w:r w:rsidRPr="005C0470">
        <w:rPr>
          <w:rFonts w:cstheme="majorHAnsi"/>
          <w:b/>
          <w:bCs/>
          <w:szCs w:val="26"/>
        </w:rPr>
        <w:t>User</w:t>
      </w:r>
      <w:proofErr w:type="spellEnd"/>
      <w:r w:rsidRPr="005C0470">
        <w:rPr>
          <w:rFonts w:cstheme="majorHAnsi"/>
          <w:b/>
          <w:bCs/>
          <w:szCs w:val="26"/>
        </w:rPr>
        <w:t xml:space="preserve"> </w:t>
      </w:r>
      <w:proofErr w:type="spellStart"/>
      <w:r w:rsidRPr="005C0470">
        <w:rPr>
          <w:rFonts w:cstheme="majorHAnsi"/>
          <w:b/>
          <w:bCs/>
          <w:szCs w:val="26"/>
        </w:rPr>
        <w:t>Groups</w:t>
      </w:r>
      <w:proofErr w:type="spellEnd"/>
      <w:r w:rsidRPr="005C0470">
        <w:rPr>
          <w:rFonts w:cstheme="majorHAnsi"/>
          <w:b/>
          <w:bCs/>
          <w:szCs w:val="26"/>
        </w:rPr>
        <w:t xml:space="preserve"> &amp; </w:t>
      </w:r>
      <w:proofErr w:type="spellStart"/>
      <w:r w:rsidRPr="005C0470">
        <w:rPr>
          <w:rFonts w:cstheme="majorHAnsi"/>
          <w:b/>
          <w:bCs/>
          <w:szCs w:val="26"/>
        </w:rPr>
        <w:t>Permissions</w:t>
      </w:r>
      <w:bookmarkEnd w:id="5"/>
      <w:proofErr w:type="spellEnd"/>
    </w:p>
    <w:p w14:paraId="1E184255" w14:textId="7EC1EBCE" w:rsidR="00B109DF" w:rsidRPr="006069C6" w:rsidRDefault="005C0470" w:rsidP="00B109DF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5C0470">
        <w:rPr>
          <w:rFonts w:asciiTheme="majorHAnsi" w:hAnsiTheme="majorHAnsi" w:cstheme="majorHAnsi"/>
          <w:sz w:val="26"/>
          <w:szCs w:val="26"/>
        </w:rPr>
        <w:t>Authentication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Authorization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ensuring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clear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separation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between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5C0470">
        <w:rPr>
          <w:rFonts w:asciiTheme="majorHAnsi" w:hAnsiTheme="majorHAnsi" w:cstheme="majorHAnsi"/>
          <w:sz w:val="26"/>
          <w:szCs w:val="26"/>
        </w:rPr>
        <w:t>roles</w:t>
      </w:r>
      <w:proofErr w:type="spellEnd"/>
      <w:r w:rsidRPr="005C0470">
        <w:rPr>
          <w:rFonts w:asciiTheme="majorHAnsi" w:hAnsiTheme="majorHAnsi" w:cstheme="majorHAnsi"/>
          <w:sz w:val="26"/>
          <w:szCs w:val="26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7702"/>
      </w:tblGrid>
      <w:tr w:rsidR="007C0DFB" w:rsidRPr="006069C6" w14:paraId="7D78F580" w14:textId="77777777">
        <w:tc>
          <w:tcPr>
            <w:tcW w:w="0" w:type="auto"/>
            <w:vAlign w:val="center"/>
            <w:hideMark/>
          </w:tcPr>
          <w:p w14:paraId="2E91788D" w14:textId="022F9006" w:rsidR="00B52F2C" w:rsidRPr="00B109DF" w:rsidRDefault="00B52F2C" w:rsidP="00B52F2C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6069C6">
              <w:rPr>
                <w:rStyle w:val="Strong"/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  <w:proofErr w:type="spellEnd"/>
            <w:r w:rsidRPr="006069C6">
              <w:rPr>
                <w:rStyle w:val="Strong"/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Style w:val="Strong"/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A85BA" w14:textId="37EAA9EA" w:rsidR="00B52F2C" w:rsidRPr="00B109DF" w:rsidRDefault="00B52F2C" w:rsidP="00B52F2C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6069C6">
              <w:rPr>
                <w:rStyle w:val="Strong"/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Primary</w:t>
            </w:r>
            <w:proofErr w:type="spellEnd"/>
            <w:r w:rsidRPr="006069C6">
              <w:rPr>
                <w:rStyle w:val="Strong"/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Style w:val="Strong"/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Permissions</w:t>
            </w:r>
            <w:proofErr w:type="spellEnd"/>
          </w:p>
        </w:tc>
      </w:tr>
      <w:tr w:rsidR="007C0DFB" w:rsidRPr="006069C6" w14:paraId="420EEEF3" w14:textId="77777777">
        <w:tc>
          <w:tcPr>
            <w:tcW w:w="0" w:type="auto"/>
            <w:vAlign w:val="center"/>
            <w:hideMark/>
          </w:tcPr>
          <w:p w14:paraId="246F33E6" w14:textId="53DF5A51" w:rsidR="00B52F2C" w:rsidRPr="00B109DF" w:rsidRDefault="00B52F2C" w:rsidP="00B52F2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Visitor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6D6E5" w14:textId="0E43987B" w:rsidR="00B52F2C" w:rsidRPr="00B109DF" w:rsidRDefault="00B52F2C" w:rsidP="00B52F2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Make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Online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Reservation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7C0DFB" w:rsidRPr="006069C6" w14:paraId="3CAAC8C7" w14:textId="77777777">
        <w:tc>
          <w:tcPr>
            <w:tcW w:w="0" w:type="auto"/>
            <w:vAlign w:val="center"/>
            <w:hideMark/>
          </w:tcPr>
          <w:p w14:paraId="51F1BF5C" w14:textId="19FA4311" w:rsidR="00B52F2C" w:rsidRPr="00B109DF" w:rsidRDefault="00B52F2C" w:rsidP="00B52F2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71985" w14:textId="580DE134" w:rsidR="00B52F2C" w:rsidRPr="00B109DF" w:rsidRDefault="00B52F2C" w:rsidP="00B52F2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View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Menu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Place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Order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Create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Order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),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Request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Bill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7C0DFB" w:rsidRPr="006069C6" w14:paraId="292D964E" w14:textId="77777777">
        <w:tc>
          <w:tcPr>
            <w:tcW w:w="0" w:type="auto"/>
            <w:vAlign w:val="center"/>
            <w:hideMark/>
          </w:tcPr>
          <w:p w14:paraId="7EE53C60" w14:textId="431453D4" w:rsidR="00B52F2C" w:rsidRPr="00B109DF" w:rsidRDefault="00B52F2C" w:rsidP="00B52F2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Staff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A3705" w14:textId="350D1D78" w:rsidR="00B52F2C" w:rsidRPr="00B109DF" w:rsidRDefault="00B52F2C" w:rsidP="00B52F2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Place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Order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on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behalf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of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customer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View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Table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Map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7C0DFB" w:rsidRPr="006069C6" w14:paraId="6F3B4757" w14:textId="77777777">
        <w:tc>
          <w:tcPr>
            <w:tcW w:w="0" w:type="auto"/>
            <w:vAlign w:val="center"/>
            <w:hideMark/>
          </w:tcPr>
          <w:p w14:paraId="54EBFFDB" w14:textId="0222144F" w:rsidR="00B52F2C" w:rsidRPr="00B109DF" w:rsidRDefault="00B52F2C" w:rsidP="00B52F2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3665F" w14:textId="5A8094B1" w:rsidR="00B52F2C" w:rsidRPr="00B109DF" w:rsidRDefault="00B52F2C" w:rsidP="00B52F2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Process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Payment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Manage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Menu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Manage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Staff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View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Reports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Manage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Tables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Manage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Products</w:t>
            </w:r>
            <w:proofErr w:type="spellEnd"/>
            <w:r w:rsidRPr="006069C6">
              <w:rPr>
                <w:rFonts w:asciiTheme="majorHAnsi" w:hAnsiTheme="majorHAnsi" w:cstheme="majorHAnsi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</w:tbl>
    <w:p w14:paraId="4E6BBB47" w14:textId="77777777" w:rsidR="00B109DF" w:rsidRPr="00B109DF" w:rsidRDefault="00B109DF" w:rsidP="00B109DF">
      <w:pPr>
        <w:rPr>
          <w:rFonts w:asciiTheme="majorHAnsi" w:hAnsiTheme="majorHAnsi" w:cstheme="majorHAnsi"/>
          <w:sz w:val="26"/>
          <w:szCs w:val="26"/>
        </w:rPr>
      </w:pPr>
    </w:p>
    <w:p w14:paraId="55092964" w14:textId="77777777" w:rsidR="009C6464" w:rsidRPr="009C6464" w:rsidRDefault="009C6464" w:rsidP="009C646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9C6464">
        <w:rPr>
          <w:rFonts w:asciiTheme="majorHAnsi" w:hAnsiTheme="majorHAnsi" w:cstheme="majorHAnsi"/>
          <w:b/>
          <w:bCs/>
          <w:sz w:val="26"/>
          <w:szCs w:val="26"/>
        </w:rPr>
        <w:t xml:space="preserve">2.3. </w:t>
      </w:r>
      <w:proofErr w:type="spellStart"/>
      <w:r w:rsidRPr="009C6464">
        <w:rPr>
          <w:rFonts w:asciiTheme="majorHAnsi" w:hAnsiTheme="majorHAnsi" w:cstheme="majorHAnsi"/>
          <w:b/>
          <w:bCs/>
          <w:sz w:val="26"/>
          <w:szCs w:val="26"/>
        </w:rPr>
        <w:t>Assumptions</w:t>
      </w:r>
      <w:proofErr w:type="spellEnd"/>
      <w:r w:rsidRPr="009C6464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b/>
          <w:bCs/>
          <w:sz w:val="26"/>
          <w:szCs w:val="26"/>
        </w:rPr>
        <w:t>and</w:t>
      </w:r>
      <w:proofErr w:type="spellEnd"/>
      <w:r w:rsidRPr="009C6464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b/>
          <w:bCs/>
          <w:sz w:val="26"/>
          <w:szCs w:val="26"/>
        </w:rPr>
        <w:t>Dependencies</w:t>
      </w:r>
      <w:proofErr w:type="spellEnd"/>
    </w:p>
    <w:p w14:paraId="5B85B7F2" w14:textId="77777777" w:rsidR="009C6464" w:rsidRPr="009C6464" w:rsidRDefault="009C6464" w:rsidP="009B0391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9C6464">
        <w:rPr>
          <w:rFonts w:asciiTheme="majorHAnsi" w:hAnsiTheme="majorHAnsi" w:cstheme="majorHAnsi"/>
          <w:b/>
          <w:bCs/>
          <w:sz w:val="26"/>
          <w:szCs w:val="26"/>
        </w:rPr>
        <w:t>Unique</w:t>
      </w:r>
      <w:proofErr w:type="spellEnd"/>
      <w:r w:rsidRPr="009C6464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b/>
          <w:bCs/>
          <w:sz w:val="26"/>
          <w:szCs w:val="26"/>
        </w:rPr>
        <w:t>Identifiers</w:t>
      </w:r>
      <w:proofErr w:type="spellEnd"/>
      <w:r w:rsidRPr="009C646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Each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is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assigned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unique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QR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code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>.</w:t>
      </w:r>
    </w:p>
    <w:p w14:paraId="33EEAEDC" w14:textId="77777777" w:rsidR="009C6464" w:rsidRPr="009C6464" w:rsidRDefault="009C6464" w:rsidP="009B0391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9C6464">
        <w:rPr>
          <w:rFonts w:asciiTheme="majorHAnsi" w:hAnsiTheme="majorHAnsi" w:cstheme="majorHAnsi"/>
          <w:b/>
          <w:bCs/>
          <w:sz w:val="26"/>
          <w:szCs w:val="26"/>
        </w:rPr>
        <w:t>Device</w:t>
      </w:r>
      <w:proofErr w:type="spellEnd"/>
      <w:r w:rsidRPr="009C6464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b/>
          <w:bCs/>
          <w:sz w:val="26"/>
          <w:szCs w:val="26"/>
        </w:rPr>
        <w:t>Availability</w:t>
      </w:r>
      <w:proofErr w:type="spellEnd"/>
      <w:r w:rsidRPr="009C646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Users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have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access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mobile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devices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computers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interact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with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>.</w:t>
      </w:r>
    </w:p>
    <w:p w14:paraId="66B6EFA2" w14:textId="77777777" w:rsidR="009C6464" w:rsidRPr="009C6464" w:rsidRDefault="009C6464" w:rsidP="009B0391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9C6464">
        <w:rPr>
          <w:rFonts w:asciiTheme="majorHAnsi" w:hAnsiTheme="majorHAnsi" w:cstheme="majorHAnsi"/>
          <w:b/>
          <w:bCs/>
          <w:sz w:val="26"/>
          <w:szCs w:val="26"/>
        </w:rPr>
        <w:t>Network</w:t>
      </w:r>
      <w:proofErr w:type="spellEnd"/>
      <w:r w:rsidRPr="009C6464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b/>
          <w:bCs/>
          <w:sz w:val="26"/>
          <w:szCs w:val="26"/>
        </w:rPr>
        <w:t>Connectivity</w:t>
      </w:r>
      <w:proofErr w:type="spellEnd"/>
      <w:r w:rsidRPr="009C646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9C6464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maintains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stable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internet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connection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>.</w:t>
      </w:r>
    </w:p>
    <w:p w14:paraId="1313FF28" w14:textId="77777777" w:rsidR="009C6464" w:rsidRPr="009C6464" w:rsidRDefault="009C6464" w:rsidP="009B0391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9C6464">
        <w:rPr>
          <w:rFonts w:asciiTheme="majorHAnsi" w:hAnsiTheme="majorHAnsi" w:cstheme="majorHAnsi"/>
          <w:b/>
          <w:bCs/>
          <w:sz w:val="26"/>
          <w:szCs w:val="26"/>
        </w:rPr>
        <w:t>Financial</w:t>
      </w:r>
      <w:proofErr w:type="spellEnd"/>
      <w:r w:rsidRPr="009C6464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b/>
          <w:bCs/>
          <w:sz w:val="26"/>
          <w:szCs w:val="26"/>
        </w:rPr>
        <w:t>Security</w:t>
      </w:r>
      <w:proofErr w:type="spellEnd"/>
      <w:r w:rsidRPr="009C646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9C6464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has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exclusive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authority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process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financial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transactions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finalize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C6464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9C6464">
        <w:rPr>
          <w:rFonts w:asciiTheme="majorHAnsi" w:hAnsiTheme="majorHAnsi" w:cstheme="majorHAnsi"/>
          <w:sz w:val="26"/>
          <w:szCs w:val="26"/>
        </w:rPr>
        <w:t>).</w:t>
      </w:r>
    </w:p>
    <w:p w14:paraId="1AD3E79A" w14:textId="2EF26799" w:rsidR="00B109DF" w:rsidRPr="00B109DF" w:rsidRDefault="00B109DF" w:rsidP="00BB33F2">
      <w:pPr>
        <w:pStyle w:val="Heading1"/>
        <w:rPr>
          <w:rFonts w:cstheme="majorHAnsi"/>
          <w:b/>
          <w:bCs/>
          <w:szCs w:val="26"/>
        </w:rPr>
      </w:pPr>
      <w:bookmarkStart w:id="6" w:name="_Toc218719714"/>
      <w:r w:rsidRPr="00B109DF">
        <w:rPr>
          <w:rFonts w:cstheme="majorHAnsi"/>
          <w:b/>
          <w:bCs/>
          <w:szCs w:val="26"/>
        </w:rPr>
        <w:lastRenderedPageBreak/>
        <w:t xml:space="preserve">3. </w:t>
      </w:r>
      <w:r w:rsidR="00BB33F2" w:rsidRPr="006069C6">
        <w:rPr>
          <w:rFonts w:cstheme="majorHAnsi"/>
          <w:b/>
          <w:bCs/>
          <w:szCs w:val="26"/>
        </w:rPr>
        <w:t>DESIGN CONSTRAINTS</w:t>
      </w:r>
      <w:bookmarkEnd w:id="6"/>
    </w:p>
    <w:p w14:paraId="14888881" w14:textId="77777777" w:rsidR="00A07314" w:rsidRPr="00A07314" w:rsidRDefault="00A07314" w:rsidP="00DB3362">
      <w:pPr>
        <w:pStyle w:val="Heading2"/>
        <w:rPr>
          <w:rFonts w:cstheme="majorHAnsi"/>
          <w:b/>
          <w:bCs/>
          <w:szCs w:val="26"/>
        </w:rPr>
      </w:pPr>
      <w:bookmarkStart w:id="7" w:name="_Toc218719715"/>
      <w:r w:rsidRPr="00A07314">
        <w:rPr>
          <w:rFonts w:cstheme="majorHAnsi"/>
          <w:b/>
          <w:bCs/>
          <w:szCs w:val="26"/>
        </w:rPr>
        <w:t xml:space="preserve">3.1. </w:t>
      </w:r>
      <w:proofErr w:type="spellStart"/>
      <w:r w:rsidRPr="00A07314">
        <w:rPr>
          <w:rFonts w:cstheme="majorHAnsi"/>
          <w:b/>
          <w:bCs/>
          <w:szCs w:val="26"/>
        </w:rPr>
        <w:t>Technology</w:t>
      </w:r>
      <w:proofErr w:type="spellEnd"/>
      <w:r w:rsidRPr="00A07314">
        <w:rPr>
          <w:rFonts w:cstheme="majorHAnsi"/>
          <w:b/>
          <w:bCs/>
          <w:szCs w:val="26"/>
        </w:rPr>
        <w:t xml:space="preserve"> </w:t>
      </w:r>
      <w:proofErr w:type="spellStart"/>
      <w:r w:rsidRPr="00A07314">
        <w:rPr>
          <w:rFonts w:cstheme="majorHAnsi"/>
          <w:b/>
          <w:bCs/>
          <w:szCs w:val="26"/>
        </w:rPr>
        <w:t>Stack</w:t>
      </w:r>
      <w:bookmarkEnd w:id="7"/>
      <w:proofErr w:type="spellEnd"/>
    </w:p>
    <w:p w14:paraId="2104D13F" w14:textId="28007690" w:rsidR="00A07314" w:rsidRPr="00A07314" w:rsidRDefault="00A07314" w:rsidP="009B0391">
      <w:pPr>
        <w:numPr>
          <w:ilvl w:val="0"/>
          <w:numId w:val="9"/>
        </w:num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A07314">
        <w:rPr>
          <w:rFonts w:asciiTheme="majorHAnsi" w:hAnsiTheme="majorHAnsi" w:cstheme="majorHAnsi"/>
          <w:b/>
          <w:bCs/>
          <w:sz w:val="26"/>
          <w:szCs w:val="26"/>
        </w:rPr>
        <w:t>Backend</w:t>
      </w:r>
      <w:proofErr w:type="spellEnd"/>
      <w:r w:rsidRPr="00A07314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proofErr w:type="spellStart"/>
      <w:r w:rsidRPr="00A07314">
        <w:rPr>
          <w:rFonts w:asciiTheme="majorHAnsi" w:hAnsiTheme="majorHAnsi" w:cstheme="majorHAnsi"/>
          <w:sz w:val="26"/>
          <w:szCs w:val="26"/>
        </w:rPr>
        <w:t>Python</w:t>
      </w:r>
      <w:proofErr w:type="spellEnd"/>
      <w:r w:rsidRPr="00A0731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07314">
        <w:rPr>
          <w:rFonts w:asciiTheme="majorHAnsi" w:hAnsiTheme="majorHAnsi" w:cstheme="majorHAnsi"/>
          <w:sz w:val="26"/>
          <w:szCs w:val="26"/>
        </w:rPr>
        <w:t>Django</w:t>
      </w:r>
      <w:proofErr w:type="spellEnd"/>
      <w:r w:rsidRPr="00A0731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07314">
        <w:rPr>
          <w:rFonts w:asciiTheme="majorHAnsi" w:hAnsiTheme="majorHAnsi" w:cstheme="majorHAnsi"/>
          <w:sz w:val="26"/>
          <w:szCs w:val="26"/>
        </w:rPr>
        <w:t>Framework</w:t>
      </w:r>
      <w:proofErr w:type="spellEnd"/>
      <w:r w:rsidRPr="00A07314">
        <w:rPr>
          <w:rFonts w:asciiTheme="majorHAnsi" w:hAnsiTheme="majorHAnsi" w:cstheme="majorHAnsi"/>
          <w:sz w:val="26"/>
          <w:szCs w:val="26"/>
        </w:rPr>
        <w:t>.</w:t>
      </w:r>
    </w:p>
    <w:p w14:paraId="50DC1B07" w14:textId="1CF2C1C5" w:rsidR="00A07314" w:rsidRPr="00A07314" w:rsidRDefault="00A07314" w:rsidP="009B0391">
      <w:pPr>
        <w:numPr>
          <w:ilvl w:val="0"/>
          <w:numId w:val="9"/>
        </w:num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A07314">
        <w:rPr>
          <w:rFonts w:asciiTheme="majorHAnsi" w:hAnsiTheme="majorHAnsi" w:cstheme="majorHAnsi"/>
          <w:b/>
          <w:bCs/>
          <w:sz w:val="26"/>
          <w:szCs w:val="26"/>
        </w:rPr>
        <w:t>Frontend</w:t>
      </w:r>
      <w:proofErr w:type="spellEnd"/>
      <w:r w:rsidRPr="00A07314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proofErr w:type="spellStart"/>
      <w:r w:rsidRPr="00A07314">
        <w:rPr>
          <w:rFonts w:asciiTheme="majorHAnsi" w:hAnsiTheme="majorHAnsi" w:cstheme="majorHAnsi"/>
          <w:sz w:val="26"/>
          <w:szCs w:val="26"/>
        </w:rPr>
        <w:t>ReactJS</w:t>
      </w:r>
      <w:proofErr w:type="spellEnd"/>
      <w:r w:rsidRPr="00A07314">
        <w:rPr>
          <w:rFonts w:asciiTheme="majorHAnsi" w:hAnsiTheme="majorHAnsi" w:cstheme="majorHAnsi"/>
          <w:sz w:val="26"/>
          <w:szCs w:val="26"/>
        </w:rPr>
        <w:t xml:space="preserve"> + CSS.</w:t>
      </w:r>
    </w:p>
    <w:p w14:paraId="2705BDC7" w14:textId="77777777" w:rsidR="00A07314" w:rsidRPr="00A07314" w:rsidRDefault="00A07314" w:rsidP="009B0391">
      <w:pPr>
        <w:numPr>
          <w:ilvl w:val="0"/>
          <w:numId w:val="9"/>
        </w:num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A07314">
        <w:rPr>
          <w:rFonts w:asciiTheme="majorHAnsi" w:hAnsiTheme="majorHAnsi" w:cstheme="majorHAnsi"/>
          <w:b/>
          <w:bCs/>
          <w:sz w:val="26"/>
          <w:szCs w:val="26"/>
        </w:rPr>
        <w:t>Database</w:t>
      </w:r>
      <w:proofErr w:type="spellEnd"/>
      <w:r w:rsidRPr="00A07314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proofErr w:type="spellStart"/>
      <w:r w:rsidRPr="00A07314">
        <w:rPr>
          <w:rFonts w:asciiTheme="majorHAnsi" w:hAnsiTheme="majorHAnsi" w:cstheme="majorHAnsi"/>
          <w:sz w:val="26"/>
          <w:szCs w:val="26"/>
        </w:rPr>
        <w:t>MySQL</w:t>
      </w:r>
      <w:proofErr w:type="spellEnd"/>
      <w:r w:rsidRPr="00A07314">
        <w:rPr>
          <w:rFonts w:asciiTheme="majorHAnsi" w:hAnsiTheme="majorHAnsi" w:cstheme="majorHAnsi"/>
          <w:sz w:val="26"/>
          <w:szCs w:val="26"/>
        </w:rPr>
        <w:t xml:space="preserve"> 8.0.</w:t>
      </w:r>
    </w:p>
    <w:p w14:paraId="2E6C5372" w14:textId="77777777" w:rsidR="00A766E0" w:rsidRPr="00A766E0" w:rsidRDefault="00A766E0" w:rsidP="00DB3362">
      <w:pPr>
        <w:pStyle w:val="Heading2"/>
        <w:rPr>
          <w:rFonts w:cstheme="majorHAnsi"/>
          <w:b/>
          <w:bCs/>
          <w:szCs w:val="26"/>
        </w:rPr>
      </w:pPr>
      <w:bookmarkStart w:id="8" w:name="_Toc218719716"/>
      <w:r w:rsidRPr="00A766E0">
        <w:rPr>
          <w:rFonts w:cstheme="majorHAnsi"/>
          <w:b/>
          <w:bCs/>
          <w:szCs w:val="26"/>
        </w:rPr>
        <w:t xml:space="preserve">3.2. </w:t>
      </w:r>
      <w:proofErr w:type="spellStart"/>
      <w:r w:rsidRPr="00A766E0">
        <w:rPr>
          <w:rFonts w:cstheme="majorHAnsi"/>
          <w:b/>
          <w:bCs/>
          <w:szCs w:val="26"/>
        </w:rPr>
        <w:t>Hardware</w:t>
      </w:r>
      <w:proofErr w:type="spellEnd"/>
      <w:r w:rsidRPr="00A766E0">
        <w:rPr>
          <w:rFonts w:cstheme="majorHAnsi"/>
          <w:b/>
          <w:bCs/>
          <w:szCs w:val="26"/>
        </w:rPr>
        <w:t xml:space="preserve"> </w:t>
      </w:r>
      <w:proofErr w:type="spellStart"/>
      <w:r w:rsidRPr="00A766E0">
        <w:rPr>
          <w:rFonts w:cstheme="majorHAnsi"/>
          <w:b/>
          <w:bCs/>
          <w:szCs w:val="26"/>
        </w:rPr>
        <w:t>Requirements</w:t>
      </w:r>
      <w:bookmarkEnd w:id="8"/>
      <w:proofErr w:type="spellEnd"/>
    </w:p>
    <w:p w14:paraId="0CCA0759" w14:textId="77777777" w:rsidR="00A766E0" w:rsidRPr="00A766E0" w:rsidRDefault="00A766E0" w:rsidP="009B0391">
      <w:pPr>
        <w:numPr>
          <w:ilvl w:val="0"/>
          <w:numId w:val="10"/>
        </w:num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A766E0">
        <w:rPr>
          <w:rFonts w:asciiTheme="majorHAnsi" w:hAnsiTheme="majorHAnsi" w:cstheme="majorHAnsi"/>
          <w:b/>
          <w:bCs/>
          <w:sz w:val="26"/>
          <w:szCs w:val="26"/>
        </w:rPr>
        <w:t>Customer</w:t>
      </w:r>
      <w:proofErr w:type="spellEnd"/>
      <w:r w:rsidRPr="00A766E0">
        <w:rPr>
          <w:rFonts w:asciiTheme="majorHAnsi" w:hAnsiTheme="majorHAnsi" w:cstheme="majorHAnsi"/>
          <w:b/>
          <w:bCs/>
          <w:sz w:val="26"/>
          <w:szCs w:val="26"/>
        </w:rPr>
        <w:t xml:space="preserve"> / </w:t>
      </w:r>
      <w:proofErr w:type="spellStart"/>
      <w:r w:rsidRPr="00A766E0">
        <w:rPr>
          <w:rFonts w:asciiTheme="majorHAnsi" w:hAnsiTheme="majorHAnsi" w:cstheme="majorHAnsi"/>
          <w:b/>
          <w:bCs/>
          <w:sz w:val="26"/>
          <w:szCs w:val="26"/>
        </w:rPr>
        <w:t>Staff</w:t>
      </w:r>
      <w:proofErr w:type="spellEnd"/>
      <w:r w:rsidRPr="00A766E0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Smartphones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Android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iOS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) 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running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Android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 8.0 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later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Optimized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mobile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view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>).</w:t>
      </w:r>
    </w:p>
    <w:p w14:paraId="3D888705" w14:textId="5F6090D4" w:rsidR="00A766E0" w:rsidRPr="00A766E0" w:rsidRDefault="00A766E0" w:rsidP="009B0391">
      <w:pPr>
        <w:numPr>
          <w:ilvl w:val="0"/>
          <w:numId w:val="10"/>
        </w:numPr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A766E0">
        <w:rPr>
          <w:rFonts w:asciiTheme="majorHAnsi" w:hAnsiTheme="majorHAnsi" w:cstheme="majorHAnsi"/>
          <w:b/>
          <w:sz w:val="26"/>
          <w:szCs w:val="26"/>
        </w:rPr>
        <w:t>Admin</w:t>
      </w:r>
      <w:proofErr w:type="spellEnd"/>
      <w:r w:rsidRPr="00A766E0">
        <w:rPr>
          <w:rFonts w:asciiTheme="majorHAnsi" w:hAnsiTheme="majorHAnsi" w:cstheme="majorHAnsi"/>
          <w:b/>
          <w:sz w:val="26"/>
          <w:szCs w:val="26"/>
        </w:rPr>
        <w:t xml:space="preserve">: 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Tablets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iPad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Android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tablet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) 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Laptops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PCs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 (Windows 10+, </w:t>
      </w:r>
      <w:proofErr w:type="spellStart"/>
      <w:r w:rsidRPr="00A766E0">
        <w:rPr>
          <w:rFonts w:asciiTheme="majorHAnsi" w:hAnsiTheme="majorHAnsi" w:cstheme="majorHAnsi"/>
          <w:sz w:val="26"/>
          <w:szCs w:val="26"/>
        </w:rPr>
        <w:t>macOS</w:t>
      </w:r>
      <w:proofErr w:type="spellEnd"/>
      <w:r w:rsidRPr="00A766E0">
        <w:rPr>
          <w:rFonts w:asciiTheme="majorHAnsi" w:hAnsiTheme="majorHAnsi" w:cstheme="majorHAnsi"/>
          <w:sz w:val="26"/>
          <w:szCs w:val="26"/>
        </w:rPr>
        <w:t xml:space="preserve"> 10.14+).</w:t>
      </w:r>
    </w:p>
    <w:p w14:paraId="71CAF9D7" w14:textId="19BCE514" w:rsidR="00DB3362" w:rsidRPr="006069C6" w:rsidRDefault="00B109DF" w:rsidP="00DB3362">
      <w:pPr>
        <w:pStyle w:val="Heading2"/>
        <w:rPr>
          <w:rFonts w:eastAsiaTheme="minorEastAsia" w:cstheme="majorHAnsi"/>
          <w:b/>
          <w:color w:val="auto"/>
          <w:szCs w:val="26"/>
        </w:rPr>
      </w:pPr>
      <w:bookmarkStart w:id="9" w:name="_Toc218719717"/>
      <w:r w:rsidRPr="00B109DF">
        <w:rPr>
          <w:rFonts w:cstheme="majorHAnsi"/>
          <w:b/>
          <w:szCs w:val="26"/>
        </w:rPr>
        <w:t xml:space="preserve">3.3. </w:t>
      </w:r>
      <w:proofErr w:type="spellStart"/>
      <w:r w:rsidR="00DB3362" w:rsidRPr="006069C6">
        <w:rPr>
          <w:rFonts w:eastAsiaTheme="minorEastAsia" w:cstheme="majorHAnsi"/>
          <w:b/>
          <w:color w:val="auto"/>
          <w:szCs w:val="26"/>
        </w:rPr>
        <w:t>Network</w:t>
      </w:r>
      <w:proofErr w:type="spellEnd"/>
      <w:r w:rsidR="00DB3362" w:rsidRPr="006069C6">
        <w:rPr>
          <w:rFonts w:eastAsiaTheme="minorEastAsia" w:cstheme="majorHAnsi"/>
          <w:b/>
          <w:color w:val="auto"/>
          <w:szCs w:val="26"/>
        </w:rPr>
        <w:t xml:space="preserve"> </w:t>
      </w:r>
      <w:proofErr w:type="spellStart"/>
      <w:r w:rsidR="00DB3362" w:rsidRPr="006069C6">
        <w:rPr>
          <w:rFonts w:eastAsiaTheme="minorEastAsia" w:cstheme="majorHAnsi"/>
          <w:b/>
          <w:color w:val="auto"/>
          <w:szCs w:val="26"/>
        </w:rPr>
        <w:t>Constraints</w:t>
      </w:r>
      <w:bookmarkEnd w:id="9"/>
      <w:proofErr w:type="spellEnd"/>
    </w:p>
    <w:p w14:paraId="12DFA285" w14:textId="7BDDBCE3" w:rsidR="00DB3362" w:rsidRPr="00DB3362" w:rsidRDefault="00DB3362" w:rsidP="009B0391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B3362">
        <w:rPr>
          <w:rFonts w:asciiTheme="majorHAnsi" w:hAnsiTheme="majorHAnsi" w:cstheme="majorHAnsi"/>
          <w:b/>
          <w:sz w:val="26"/>
          <w:szCs w:val="26"/>
        </w:rPr>
        <w:t>Bandwidth</w:t>
      </w:r>
      <w:proofErr w:type="spellEnd"/>
      <w:r w:rsidRPr="00DB3362">
        <w:rPr>
          <w:rFonts w:asciiTheme="majorHAnsi" w:hAnsiTheme="majorHAnsi" w:cstheme="majorHAnsi"/>
          <w:b/>
          <w:sz w:val="26"/>
          <w:szCs w:val="26"/>
        </w:rPr>
        <w:t>:</w:t>
      </w:r>
      <w:r w:rsidRPr="00DB336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B3362">
        <w:rPr>
          <w:rFonts w:asciiTheme="majorHAnsi" w:hAnsiTheme="majorHAnsi" w:cstheme="majorHAnsi"/>
          <w:sz w:val="26"/>
          <w:szCs w:val="26"/>
        </w:rPr>
        <w:t>Requires</w:t>
      </w:r>
      <w:proofErr w:type="spellEnd"/>
      <w:r w:rsidRPr="00DB3362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DB3362">
        <w:rPr>
          <w:rFonts w:asciiTheme="majorHAnsi" w:hAnsiTheme="majorHAnsi" w:cstheme="majorHAnsi"/>
          <w:sz w:val="26"/>
          <w:szCs w:val="26"/>
        </w:rPr>
        <w:t>stable</w:t>
      </w:r>
      <w:proofErr w:type="spellEnd"/>
      <w:r w:rsidRPr="00DB336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B3362">
        <w:rPr>
          <w:rFonts w:asciiTheme="majorHAnsi" w:hAnsiTheme="majorHAnsi" w:cstheme="majorHAnsi"/>
          <w:sz w:val="26"/>
          <w:szCs w:val="26"/>
        </w:rPr>
        <w:t>Internet</w:t>
      </w:r>
      <w:proofErr w:type="spellEnd"/>
      <w:r w:rsidRPr="00DB336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B3362">
        <w:rPr>
          <w:rFonts w:asciiTheme="majorHAnsi" w:hAnsiTheme="majorHAnsi" w:cstheme="majorHAnsi"/>
          <w:sz w:val="26"/>
          <w:szCs w:val="26"/>
        </w:rPr>
        <w:t>connection</w:t>
      </w:r>
      <w:proofErr w:type="spellEnd"/>
      <w:r w:rsidRPr="00DB336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B3362">
        <w:rPr>
          <w:rFonts w:asciiTheme="majorHAnsi" w:hAnsiTheme="majorHAnsi" w:cstheme="majorHAnsi"/>
          <w:sz w:val="26"/>
          <w:szCs w:val="26"/>
        </w:rPr>
        <w:t>with</w:t>
      </w:r>
      <w:proofErr w:type="spellEnd"/>
      <w:r w:rsidRPr="00DB3362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DB3362">
        <w:rPr>
          <w:rFonts w:asciiTheme="majorHAnsi" w:hAnsiTheme="majorHAnsi" w:cstheme="majorHAnsi"/>
          <w:sz w:val="26"/>
          <w:szCs w:val="26"/>
        </w:rPr>
        <w:t>minimum</w:t>
      </w:r>
      <w:proofErr w:type="spellEnd"/>
      <w:r w:rsidRPr="00DB336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B3362">
        <w:rPr>
          <w:rFonts w:asciiTheme="majorHAnsi" w:hAnsiTheme="majorHAnsi" w:cstheme="majorHAnsi"/>
          <w:sz w:val="26"/>
          <w:szCs w:val="26"/>
        </w:rPr>
        <w:t>speed</w:t>
      </w:r>
      <w:proofErr w:type="spellEnd"/>
      <w:r w:rsidRPr="00DB336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B3362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DB3362">
        <w:rPr>
          <w:rFonts w:asciiTheme="majorHAnsi" w:hAnsiTheme="majorHAnsi" w:cstheme="majorHAnsi"/>
          <w:sz w:val="26"/>
          <w:szCs w:val="26"/>
        </w:rPr>
        <w:t xml:space="preserve"> 50 </w:t>
      </w:r>
      <w:proofErr w:type="spellStart"/>
      <w:r w:rsidRPr="00DB3362">
        <w:rPr>
          <w:rFonts w:asciiTheme="majorHAnsi" w:hAnsiTheme="majorHAnsi" w:cstheme="majorHAnsi"/>
          <w:sz w:val="26"/>
          <w:szCs w:val="26"/>
        </w:rPr>
        <w:t>Mbps</w:t>
      </w:r>
      <w:proofErr w:type="spellEnd"/>
      <w:r w:rsidRPr="00DB3362">
        <w:rPr>
          <w:rFonts w:asciiTheme="majorHAnsi" w:hAnsiTheme="majorHAnsi" w:cstheme="majorHAnsi"/>
          <w:sz w:val="26"/>
          <w:szCs w:val="26"/>
        </w:rPr>
        <w:t>.</w:t>
      </w:r>
    </w:p>
    <w:p w14:paraId="286A9412" w14:textId="2FF3109B" w:rsidR="00DB3362" w:rsidRPr="00DB3362" w:rsidRDefault="00DB3362" w:rsidP="009B0391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B3362">
        <w:rPr>
          <w:rFonts w:asciiTheme="majorHAnsi" w:hAnsiTheme="majorHAnsi" w:cstheme="majorHAnsi"/>
          <w:b/>
          <w:sz w:val="26"/>
          <w:szCs w:val="26"/>
        </w:rPr>
        <w:t>Synchronization</w:t>
      </w:r>
      <w:proofErr w:type="spellEnd"/>
      <w:r w:rsidRPr="00DB3362">
        <w:rPr>
          <w:rFonts w:asciiTheme="majorHAnsi" w:hAnsiTheme="majorHAnsi" w:cstheme="majorHAnsi"/>
          <w:b/>
          <w:sz w:val="26"/>
          <w:szCs w:val="26"/>
        </w:rPr>
        <w:t>:</w:t>
      </w:r>
      <w:r w:rsidRPr="00DB336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B3362">
        <w:rPr>
          <w:rFonts w:asciiTheme="majorHAnsi" w:hAnsiTheme="majorHAnsi" w:cstheme="majorHAnsi"/>
          <w:sz w:val="26"/>
          <w:szCs w:val="26"/>
        </w:rPr>
        <w:t>Automatic</w:t>
      </w:r>
      <w:proofErr w:type="spellEnd"/>
      <w:r w:rsidRPr="00DB336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B3362">
        <w:rPr>
          <w:rFonts w:asciiTheme="majorHAnsi" w:hAnsiTheme="majorHAnsi" w:cstheme="majorHAnsi"/>
          <w:sz w:val="26"/>
          <w:szCs w:val="26"/>
        </w:rPr>
        <w:t>data</w:t>
      </w:r>
      <w:proofErr w:type="spellEnd"/>
      <w:r w:rsidRPr="00DB336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B3362">
        <w:rPr>
          <w:rFonts w:asciiTheme="majorHAnsi" w:hAnsiTheme="majorHAnsi" w:cstheme="majorHAnsi"/>
          <w:sz w:val="26"/>
          <w:szCs w:val="26"/>
        </w:rPr>
        <w:t>synchronization</w:t>
      </w:r>
      <w:proofErr w:type="spellEnd"/>
      <w:r w:rsidRPr="00DB336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B3362">
        <w:rPr>
          <w:rFonts w:asciiTheme="majorHAnsi" w:hAnsiTheme="majorHAnsi" w:cstheme="majorHAnsi"/>
          <w:sz w:val="26"/>
          <w:szCs w:val="26"/>
        </w:rPr>
        <w:t>upon</w:t>
      </w:r>
      <w:proofErr w:type="spellEnd"/>
      <w:r w:rsidRPr="00DB336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B3362">
        <w:rPr>
          <w:rFonts w:asciiTheme="majorHAnsi" w:hAnsiTheme="majorHAnsi" w:cstheme="majorHAnsi"/>
          <w:sz w:val="26"/>
          <w:szCs w:val="26"/>
        </w:rPr>
        <w:t>connectivity</w:t>
      </w:r>
      <w:proofErr w:type="spellEnd"/>
      <w:r w:rsidRPr="00DB3362">
        <w:rPr>
          <w:rFonts w:asciiTheme="majorHAnsi" w:hAnsiTheme="majorHAnsi" w:cstheme="majorHAnsi"/>
          <w:sz w:val="26"/>
          <w:szCs w:val="26"/>
        </w:rPr>
        <w:t>.</w:t>
      </w:r>
    </w:p>
    <w:p w14:paraId="0EE3975D" w14:textId="77777777" w:rsidR="004D44A0" w:rsidRPr="004D44A0" w:rsidRDefault="004D44A0" w:rsidP="00B2683A">
      <w:pPr>
        <w:pStyle w:val="Heading2"/>
        <w:rPr>
          <w:rFonts w:cstheme="majorHAnsi"/>
          <w:b/>
          <w:bCs/>
          <w:szCs w:val="26"/>
        </w:rPr>
      </w:pPr>
      <w:bookmarkStart w:id="10" w:name="_Toc218719718"/>
      <w:r w:rsidRPr="004D44A0">
        <w:rPr>
          <w:rFonts w:cstheme="majorHAnsi"/>
          <w:b/>
          <w:bCs/>
          <w:szCs w:val="26"/>
        </w:rPr>
        <w:t xml:space="preserve">3.4. </w:t>
      </w:r>
      <w:proofErr w:type="spellStart"/>
      <w:r w:rsidRPr="004D44A0">
        <w:rPr>
          <w:rFonts w:cstheme="majorHAnsi"/>
          <w:b/>
          <w:bCs/>
          <w:szCs w:val="26"/>
        </w:rPr>
        <w:t>Other</w:t>
      </w:r>
      <w:proofErr w:type="spellEnd"/>
      <w:r w:rsidRPr="004D44A0">
        <w:rPr>
          <w:rFonts w:cstheme="majorHAnsi"/>
          <w:b/>
          <w:bCs/>
          <w:szCs w:val="26"/>
        </w:rPr>
        <w:t xml:space="preserve"> </w:t>
      </w:r>
      <w:proofErr w:type="spellStart"/>
      <w:r w:rsidRPr="004D44A0">
        <w:rPr>
          <w:rFonts w:cstheme="majorHAnsi"/>
          <w:b/>
          <w:bCs/>
          <w:szCs w:val="26"/>
        </w:rPr>
        <w:t>Constraints</w:t>
      </w:r>
      <w:proofErr w:type="spellEnd"/>
      <w:r w:rsidRPr="004D44A0">
        <w:rPr>
          <w:rFonts w:cstheme="majorHAnsi"/>
          <w:b/>
          <w:bCs/>
          <w:szCs w:val="26"/>
        </w:rPr>
        <w:t xml:space="preserve"> (</w:t>
      </w:r>
      <w:proofErr w:type="spellStart"/>
      <w:r w:rsidRPr="004D44A0">
        <w:rPr>
          <w:rFonts w:cstheme="majorHAnsi"/>
          <w:b/>
          <w:bCs/>
          <w:szCs w:val="26"/>
        </w:rPr>
        <w:t>Business</w:t>
      </w:r>
      <w:proofErr w:type="spellEnd"/>
      <w:r w:rsidRPr="004D44A0">
        <w:rPr>
          <w:rFonts w:cstheme="majorHAnsi"/>
          <w:b/>
          <w:bCs/>
          <w:szCs w:val="26"/>
        </w:rPr>
        <w:t xml:space="preserve"> </w:t>
      </w:r>
      <w:proofErr w:type="spellStart"/>
      <w:r w:rsidRPr="004D44A0">
        <w:rPr>
          <w:rFonts w:cstheme="majorHAnsi"/>
          <w:b/>
          <w:bCs/>
          <w:szCs w:val="26"/>
        </w:rPr>
        <w:t>Rules</w:t>
      </w:r>
      <w:proofErr w:type="spellEnd"/>
      <w:r w:rsidRPr="004D44A0">
        <w:rPr>
          <w:rFonts w:cstheme="majorHAnsi"/>
          <w:b/>
          <w:bCs/>
          <w:szCs w:val="26"/>
        </w:rPr>
        <w:t>)</w:t>
      </w:r>
      <w:bookmarkEnd w:id="10"/>
    </w:p>
    <w:p w14:paraId="4C328527" w14:textId="77777777" w:rsidR="004D44A0" w:rsidRPr="004D44A0" w:rsidRDefault="004D44A0" w:rsidP="009B0391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4D44A0">
        <w:rPr>
          <w:rFonts w:asciiTheme="majorHAnsi" w:hAnsiTheme="majorHAnsi" w:cstheme="majorHAnsi"/>
          <w:b/>
          <w:bCs/>
          <w:sz w:val="26"/>
          <w:szCs w:val="26"/>
        </w:rPr>
        <w:t>Payment</w:t>
      </w:r>
      <w:proofErr w:type="spellEnd"/>
      <w:r w:rsidRPr="004D44A0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b/>
          <w:bCs/>
          <w:sz w:val="26"/>
          <w:szCs w:val="26"/>
        </w:rPr>
        <w:t>Authority</w:t>
      </w:r>
      <w:proofErr w:type="spellEnd"/>
      <w:r w:rsidRPr="004D44A0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Only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role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is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authorized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process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payments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>.</w:t>
      </w:r>
    </w:p>
    <w:p w14:paraId="492B161D" w14:textId="77777777" w:rsidR="004D44A0" w:rsidRPr="004D44A0" w:rsidRDefault="004D44A0" w:rsidP="009B0391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4D44A0">
        <w:rPr>
          <w:rFonts w:asciiTheme="majorHAnsi" w:hAnsiTheme="majorHAnsi" w:cstheme="majorHAnsi"/>
          <w:b/>
          <w:bCs/>
          <w:sz w:val="26"/>
          <w:szCs w:val="26"/>
        </w:rPr>
        <w:t>Order</w:t>
      </w:r>
      <w:proofErr w:type="spellEnd"/>
      <w:r w:rsidRPr="004D44A0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b/>
          <w:bCs/>
          <w:sz w:val="26"/>
          <w:szCs w:val="26"/>
        </w:rPr>
        <w:t>Immutability</w:t>
      </w:r>
      <w:proofErr w:type="spellEnd"/>
      <w:r w:rsidRPr="004D44A0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Submitted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cannot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be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modified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>.</w:t>
      </w:r>
    </w:p>
    <w:p w14:paraId="14FC346C" w14:textId="77777777" w:rsidR="004D44A0" w:rsidRPr="004D44A0" w:rsidRDefault="004D44A0" w:rsidP="009B0391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4D44A0">
        <w:rPr>
          <w:rFonts w:asciiTheme="majorHAnsi" w:hAnsiTheme="majorHAnsi" w:cstheme="majorHAnsi"/>
          <w:b/>
          <w:bCs/>
          <w:sz w:val="26"/>
          <w:szCs w:val="26"/>
        </w:rPr>
        <w:t>Order</w:t>
      </w:r>
      <w:proofErr w:type="spellEnd"/>
      <w:r w:rsidRPr="004D44A0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b/>
          <w:bCs/>
          <w:sz w:val="26"/>
          <w:szCs w:val="26"/>
        </w:rPr>
        <w:t>Cancellation</w:t>
      </w:r>
      <w:proofErr w:type="spellEnd"/>
      <w:r w:rsidRPr="004D44A0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r w:rsidRPr="004D44A0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has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authority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delete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entire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unpaid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>.</w:t>
      </w:r>
    </w:p>
    <w:p w14:paraId="2A73DD91" w14:textId="77777777" w:rsidR="004D44A0" w:rsidRPr="004D44A0" w:rsidRDefault="004D44A0" w:rsidP="009B0391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4D44A0">
        <w:rPr>
          <w:rFonts w:asciiTheme="majorHAnsi" w:hAnsiTheme="majorHAnsi" w:cstheme="majorHAnsi"/>
          <w:b/>
          <w:bCs/>
          <w:sz w:val="26"/>
          <w:szCs w:val="26"/>
        </w:rPr>
        <w:t>Table</w:t>
      </w:r>
      <w:proofErr w:type="spellEnd"/>
      <w:r w:rsidRPr="004D44A0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b/>
          <w:bCs/>
          <w:sz w:val="26"/>
          <w:szCs w:val="26"/>
        </w:rPr>
        <w:t>Status</w:t>
      </w:r>
      <w:proofErr w:type="spellEnd"/>
      <w:r w:rsidRPr="004D44A0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Upon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completion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, the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status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automatically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revert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to "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Available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>".</w:t>
      </w:r>
    </w:p>
    <w:p w14:paraId="3A07BE58" w14:textId="77777777" w:rsidR="004D44A0" w:rsidRPr="004D44A0" w:rsidRDefault="004D44A0" w:rsidP="009B0391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4D44A0">
        <w:rPr>
          <w:rFonts w:asciiTheme="majorHAnsi" w:hAnsiTheme="majorHAnsi" w:cstheme="majorHAnsi"/>
          <w:b/>
          <w:bCs/>
          <w:sz w:val="26"/>
          <w:szCs w:val="26"/>
        </w:rPr>
        <w:t>Availability</w:t>
      </w:r>
      <w:proofErr w:type="spellEnd"/>
      <w:r w:rsidRPr="004D44A0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r w:rsidRPr="004D44A0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operate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continuously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High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D44A0">
        <w:rPr>
          <w:rFonts w:asciiTheme="majorHAnsi" w:hAnsiTheme="majorHAnsi" w:cstheme="majorHAnsi"/>
          <w:sz w:val="26"/>
          <w:szCs w:val="26"/>
        </w:rPr>
        <w:t>Availability</w:t>
      </w:r>
      <w:proofErr w:type="spellEnd"/>
      <w:r w:rsidRPr="004D44A0">
        <w:rPr>
          <w:rFonts w:asciiTheme="majorHAnsi" w:hAnsiTheme="majorHAnsi" w:cstheme="majorHAnsi"/>
          <w:sz w:val="26"/>
          <w:szCs w:val="26"/>
        </w:rPr>
        <w:t>).</w:t>
      </w:r>
    </w:p>
    <w:p w14:paraId="33BC7180" w14:textId="16C9BDA7" w:rsidR="00B109DF" w:rsidRPr="006069C6" w:rsidRDefault="00B109DF" w:rsidP="00EB3A80">
      <w:pPr>
        <w:pStyle w:val="Heading1"/>
        <w:rPr>
          <w:rFonts w:cstheme="majorHAnsi"/>
          <w:b/>
          <w:bCs/>
          <w:szCs w:val="26"/>
        </w:rPr>
      </w:pPr>
      <w:bookmarkStart w:id="11" w:name="_Toc218719719"/>
      <w:r w:rsidRPr="00B109DF">
        <w:rPr>
          <w:rFonts w:cstheme="majorHAnsi"/>
          <w:b/>
          <w:bCs/>
          <w:szCs w:val="26"/>
        </w:rPr>
        <w:t xml:space="preserve">4. </w:t>
      </w:r>
      <w:r w:rsidR="00EB3A80" w:rsidRPr="006069C6">
        <w:rPr>
          <w:rFonts w:cstheme="majorHAnsi"/>
          <w:b/>
          <w:bCs/>
          <w:szCs w:val="26"/>
        </w:rPr>
        <w:t>FUNCTIONAL REQUIREMENTS</w:t>
      </w:r>
      <w:bookmarkEnd w:id="11"/>
    </w:p>
    <w:p w14:paraId="76B65506" w14:textId="77777777" w:rsidR="000D5781" w:rsidRPr="006069C6" w:rsidRDefault="000D5781" w:rsidP="000D5781">
      <w:pPr>
        <w:ind w:firstLine="360"/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Uminoo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Hikari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Japanese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Restaurant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requires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development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an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operations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management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comprising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following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key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functional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groups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>:</w:t>
      </w:r>
    </w:p>
    <w:p w14:paraId="2162C373" w14:textId="77777777" w:rsidR="0070637B" w:rsidRPr="0070637B" w:rsidRDefault="0070637B" w:rsidP="00B2683A">
      <w:pPr>
        <w:pStyle w:val="Heading2"/>
        <w:rPr>
          <w:rFonts w:cstheme="majorHAnsi"/>
          <w:b/>
          <w:bCs/>
          <w:szCs w:val="26"/>
        </w:rPr>
      </w:pPr>
      <w:bookmarkStart w:id="12" w:name="_Toc218719720"/>
      <w:r w:rsidRPr="0070637B">
        <w:rPr>
          <w:rFonts w:cstheme="majorHAnsi"/>
          <w:b/>
          <w:bCs/>
          <w:szCs w:val="26"/>
        </w:rPr>
        <w:t xml:space="preserve">4.1. </w:t>
      </w:r>
      <w:proofErr w:type="spellStart"/>
      <w:r w:rsidRPr="0070637B">
        <w:rPr>
          <w:rFonts w:cstheme="majorHAnsi"/>
          <w:b/>
          <w:bCs/>
          <w:szCs w:val="26"/>
        </w:rPr>
        <w:t>Online</w:t>
      </w:r>
      <w:proofErr w:type="spellEnd"/>
      <w:r w:rsidRPr="0070637B">
        <w:rPr>
          <w:rFonts w:cstheme="majorHAnsi"/>
          <w:b/>
          <w:bCs/>
          <w:szCs w:val="26"/>
        </w:rPr>
        <w:t xml:space="preserve"> </w:t>
      </w:r>
      <w:proofErr w:type="spellStart"/>
      <w:r w:rsidRPr="0070637B">
        <w:rPr>
          <w:rFonts w:cstheme="majorHAnsi"/>
          <w:b/>
          <w:bCs/>
          <w:szCs w:val="26"/>
        </w:rPr>
        <w:t>Reservation</w:t>
      </w:r>
      <w:bookmarkEnd w:id="12"/>
      <w:proofErr w:type="spellEnd"/>
    </w:p>
    <w:p w14:paraId="64F0DF6D" w14:textId="77777777" w:rsidR="0070637B" w:rsidRPr="0070637B" w:rsidRDefault="0070637B" w:rsidP="009B0391">
      <w:pPr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70637B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allow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Visitors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submit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remote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reservation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requests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by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providing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following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details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Full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Name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Phone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Number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Party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Size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Number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Guests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),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Estimated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Arrival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Time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.</w:t>
      </w:r>
    </w:p>
    <w:p w14:paraId="07B851D6" w14:textId="77777777" w:rsidR="0070637B" w:rsidRPr="0070637B" w:rsidRDefault="0070637B" w:rsidP="009B0391">
      <w:pPr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70637B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capture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reservation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data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display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list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requests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for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review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manage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.</w:t>
      </w:r>
    </w:p>
    <w:p w14:paraId="45282E2C" w14:textId="77777777" w:rsidR="0070637B" w:rsidRPr="0070637B" w:rsidRDefault="0070637B" w:rsidP="00B2683A">
      <w:pPr>
        <w:pStyle w:val="Heading2"/>
        <w:rPr>
          <w:rFonts w:cstheme="majorHAnsi"/>
          <w:b/>
          <w:bCs/>
          <w:szCs w:val="26"/>
        </w:rPr>
      </w:pPr>
      <w:bookmarkStart w:id="13" w:name="_Toc218719721"/>
      <w:r w:rsidRPr="0070637B">
        <w:rPr>
          <w:rFonts w:cstheme="majorHAnsi"/>
          <w:b/>
          <w:bCs/>
          <w:szCs w:val="26"/>
        </w:rPr>
        <w:lastRenderedPageBreak/>
        <w:t xml:space="preserve">4.2. </w:t>
      </w:r>
      <w:proofErr w:type="spellStart"/>
      <w:r w:rsidRPr="0070637B">
        <w:rPr>
          <w:rFonts w:cstheme="majorHAnsi"/>
          <w:b/>
          <w:bCs/>
          <w:szCs w:val="26"/>
        </w:rPr>
        <w:t>Ordering</w:t>
      </w:r>
      <w:proofErr w:type="spellEnd"/>
      <w:r w:rsidRPr="0070637B">
        <w:rPr>
          <w:rFonts w:cstheme="majorHAnsi"/>
          <w:b/>
          <w:bCs/>
          <w:szCs w:val="26"/>
        </w:rPr>
        <w:t xml:space="preserve"> </w:t>
      </w:r>
      <w:proofErr w:type="spellStart"/>
      <w:r w:rsidRPr="0070637B">
        <w:rPr>
          <w:rFonts w:cstheme="majorHAnsi"/>
          <w:b/>
          <w:bCs/>
          <w:szCs w:val="26"/>
        </w:rPr>
        <w:t>at</w:t>
      </w:r>
      <w:proofErr w:type="spellEnd"/>
      <w:r w:rsidRPr="0070637B">
        <w:rPr>
          <w:rFonts w:cstheme="majorHAnsi"/>
          <w:b/>
          <w:bCs/>
          <w:szCs w:val="26"/>
        </w:rPr>
        <w:t xml:space="preserve"> the </w:t>
      </w:r>
      <w:proofErr w:type="spellStart"/>
      <w:r w:rsidRPr="0070637B">
        <w:rPr>
          <w:rFonts w:cstheme="majorHAnsi"/>
          <w:b/>
          <w:bCs/>
          <w:szCs w:val="26"/>
        </w:rPr>
        <w:t>Table</w:t>
      </w:r>
      <w:bookmarkEnd w:id="13"/>
      <w:proofErr w:type="spellEnd"/>
    </w:p>
    <w:p w14:paraId="31802700" w14:textId="77777777" w:rsidR="0070637B" w:rsidRPr="0070637B" w:rsidRDefault="0070637B" w:rsidP="009B0391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70637B">
        <w:rPr>
          <w:rFonts w:asciiTheme="majorHAnsi" w:hAnsiTheme="majorHAnsi" w:cstheme="majorHAnsi"/>
          <w:b/>
          <w:bCs/>
          <w:sz w:val="26"/>
          <w:szCs w:val="26"/>
        </w:rPr>
        <w:t>Access:</w:t>
      </w:r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Upon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scanning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unique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QR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code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grant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access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Customers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allow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members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place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behalf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customers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.</w:t>
      </w:r>
    </w:p>
    <w:p w14:paraId="1C64FCC0" w14:textId="77777777" w:rsidR="0070637B" w:rsidRPr="0070637B" w:rsidRDefault="0070637B" w:rsidP="009B0391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Menu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Display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display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detailed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menu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including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item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names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prices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images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categories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Users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can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select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items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adjust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quantities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add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notes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e.g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.,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dietary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preferences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).</w:t>
      </w:r>
    </w:p>
    <w:p w14:paraId="69410BBE" w14:textId="77777777" w:rsidR="0070637B" w:rsidRPr="0070637B" w:rsidRDefault="0070637B" w:rsidP="009B0391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Order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Submission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 xml:space="preserve"> &amp; </w:t>
      </w: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Locking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7F6C687D" w14:textId="77777777" w:rsidR="0070637B" w:rsidRPr="0070637B" w:rsidRDefault="0070637B" w:rsidP="009B0391">
      <w:pPr>
        <w:numPr>
          <w:ilvl w:val="1"/>
          <w:numId w:val="1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Once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an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order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is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submitted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update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status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to "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Occupied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".</w:t>
      </w:r>
    </w:p>
    <w:p w14:paraId="7CF175E6" w14:textId="77777777" w:rsidR="0070637B" w:rsidRPr="0070637B" w:rsidRDefault="0070637B" w:rsidP="009B0391">
      <w:pPr>
        <w:numPr>
          <w:ilvl w:val="1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70637B">
        <w:rPr>
          <w:rFonts w:asciiTheme="majorHAnsi" w:hAnsiTheme="majorHAnsi" w:cstheme="majorHAnsi"/>
          <w:sz w:val="26"/>
          <w:szCs w:val="26"/>
        </w:rPr>
        <w:t xml:space="preserve">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submitted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order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be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locked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immutable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);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individual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items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cannot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be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edited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removed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ensure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synchronization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with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kitchen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operations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.</w:t>
      </w:r>
    </w:p>
    <w:p w14:paraId="5644E75F" w14:textId="77777777" w:rsidR="0070637B" w:rsidRPr="0070637B" w:rsidRDefault="0070637B" w:rsidP="009B0391">
      <w:pPr>
        <w:numPr>
          <w:ilvl w:val="1"/>
          <w:numId w:val="14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sz w:val="26"/>
          <w:szCs w:val="26"/>
        </w:rPr>
        <w:t>Users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may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Request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Bill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Request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)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after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finishing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their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meal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.</w:t>
      </w:r>
    </w:p>
    <w:p w14:paraId="2C6D1A3A" w14:textId="77777777" w:rsidR="0070637B" w:rsidRPr="0070637B" w:rsidRDefault="0070637B" w:rsidP="00B2683A">
      <w:pPr>
        <w:pStyle w:val="Heading2"/>
        <w:rPr>
          <w:rFonts w:cstheme="majorHAnsi"/>
          <w:b/>
          <w:bCs/>
          <w:szCs w:val="26"/>
        </w:rPr>
      </w:pPr>
      <w:bookmarkStart w:id="14" w:name="_Toc218719722"/>
      <w:r w:rsidRPr="0070637B">
        <w:rPr>
          <w:rFonts w:cstheme="majorHAnsi"/>
          <w:b/>
          <w:bCs/>
          <w:szCs w:val="26"/>
        </w:rPr>
        <w:t xml:space="preserve">4.3. </w:t>
      </w:r>
      <w:proofErr w:type="spellStart"/>
      <w:r w:rsidRPr="0070637B">
        <w:rPr>
          <w:rFonts w:cstheme="majorHAnsi"/>
          <w:b/>
          <w:bCs/>
          <w:szCs w:val="26"/>
        </w:rPr>
        <w:t>Payment</w:t>
      </w:r>
      <w:proofErr w:type="spellEnd"/>
      <w:r w:rsidRPr="0070637B">
        <w:rPr>
          <w:rFonts w:cstheme="majorHAnsi"/>
          <w:b/>
          <w:bCs/>
          <w:szCs w:val="26"/>
        </w:rPr>
        <w:t xml:space="preserve"> </w:t>
      </w:r>
      <w:proofErr w:type="spellStart"/>
      <w:r w:rsidRPr="0070637B">
        <w:rPr>
          <w:rFonts w:cstheme="majorHAnsi"/>
          <w:b/>
          <w:bCs/>
          <w:szCs w:val="26"/>
        </w:rPr>
        <w:t>and</w:t>
      </w:r>
      <w:proofErr w:type="spellEnd"/>
      <w:r w:rsidRPr="0070637B">
        <w:rPr>
          <w:rFonts w:cstheme="majorHAnsi"/>
          <w:b/>
          <w:bCs/>
          <w:szCs w:val="26"/>
        </w:rPr>
        <w:t xml:space="preserve"> </w:t>
      </w:r>
      <w:proofErr w:type="spellStart"/>
      <w:r w:rsidRPr="0070637B">
        <w:rPr>
          <w:rFonts w:cstheme="majorHAnsi"/>
          <w:b/>
          <w:bCs/>
          <w:szCs w:val="26"/>
        </w:rPr>
        <w:t>Billing</w:t>
      </w:r>
      <w:bookmarkEnd w:id="14"/>
      <w:proofErr w:type="spellEnd"/>
    </w:p>
    <w:p w14:paraId="7094006E" w14:textId="77777777" w:rsidR="0070637B" w:rsidRPr="0070637B" w:rsidRDefault="0070637B" w:rsidP="009B0391">
      <w:pPr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70637B">
        <w:rPr>
          <w:rFonts w:asciiTheme="majorHAnsi" w:hAnsiTheme="majorHAnsi" w:cstheme="majorHAnsi"/>
          <w:b/>
          <w:bCs/>
          <w:sz w:val="26"/>
          <w:szCs w:val="26"/>
        </w:rPr>
        <w:t xml:space="preserve">Access </w:t>
      </w: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Control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This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function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is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exclusive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to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.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allow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select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view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details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ordered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items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.</w:t>
      </w:r>
    </w:p>
    <w:p w14:paraId="78E1623C" w14:textId="77777777" w:rsidR="0070637B" w:rsidRPr="0070637B" w:rsidRDefault="0070637B" w:rsidP="009B0391">
      <w:pPr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Billing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Adjustments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have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ability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apply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discounts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(%),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add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surcharges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select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method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Cash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Bank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Transfer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).</w:t>
      </w:r>
    </w:p>
    <w:p w14:paraId="798295C0" w14:textId="77777777" w:rsidR="0070637B" w:rsidRPr="0070637B" w:rsidRDefault="0070637B" w:rsidP="009B0391">
      <w:pPr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Completion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 xml:space="preserve"> &amp; </w:t>
      </w: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Reset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Upon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completion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automatically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:</w:t>
      </w:r>
    </w:p>
    <w:p w14:paraId="21B7CDA1" w14:textId="77777777" w:rsidR="0070637B" w:rsidRPr="0070637B" w:rsidRDefault="0070637B" w:rsidP="009B0391">
      <w:pPr>
        <w:numPr>
          <w:ilvl w:val="1"/>
          <w:numId w:val="1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sz w:val="26"/>
          <w:szCs w:val="26"/>
        </w:rPr>
        <w:t>Calculate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total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amount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.</w:t>
      </w:r>
    </w:p>
    <w:p w14:paraId="23585C1A" w14:textId="77777777" w:rsidR="0070637B" w:rsidRPr="0070637B" w:rsidRDefault="0070637B" w:rsidP="009B0391">
      <w:pPr>
        <w:numPr>
          <w:ilvl w:val="1"/>
          <w:numId w:val="1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Archive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invoice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.</w:t>
      </w:r>
    </w:p>
    <w:p w14:paraId="0FD21748" w14:textId="77777777" w:rsidR="0070637B" w:rsidRPr="0070637B" w:rsidRDefault="0070637B" w:rsidP="009B0391">
      <w:pPr>
        <w:numPr>
          <w:ilvl w:val="1"/>
          <w:numId w:val="1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sz w:val="26"/>
          <w:szCs w:val="26"/>
        </w:rPr>
        <w:t>Record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revenue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.</w:t>
      </w:r>
    </w:p>
    <w:p w14:paraId="09D3E3BA" w14:textId="77777777" w:rsidR="0070637B" w:rsidRPr="0070637B" w:rsidRDefault="0070637B" w:rsidP="009B0391">
      <w:pPr>
        <w:numPr>
          <w:ilvl w:val="1"/>
          <w:numId w:val="1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sz w:val="26"/>
          <w:szCs w:val="26"/>
        </w:rPr>
        <w:t>Revert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table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status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to "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Available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".</w:t>
      </w:r>
    </w:p>
    <w:p w14:paraId="20D3FD63" w14:textId="77777777" w:rsidR="0070637B" w:rsidRPr="0070637B" w:rsidRDefault="0070637B" w:rsidP="009B0391">
      <w:pPr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Order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Cancellation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have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authority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delete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entire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unpaid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orders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(in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cases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customer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cancellation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entry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errors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).</w:t>
      </w:r>
    </w:p>
    <w:p w14:paraId="7FAC75E2" w14:textId="77777777" w:rsidR="0070637B" w:rsidRPr="0070637B" w:rsidRDefault="0070637B" w:rsidP="00B2683A">
      <w:pPr>
        <w:pStyle w:val="Heading2"/>
        <w:rPr>
          <w:rFonts w:cstheme="majorHAnsi"/>
          <w:b/>
          <w:bCs/>
          <w:szCs w:val="26"/>
        </w:rPr>
      </w:pPr>
      <w:bookmarkStart w:id="15" w:name="_Toc218719723"/>
      <w:r w:rsidRPr="0070637B">
        <w:rPr>
          <w:rFonts w:cstheme="majorHAnsi"/>
          <w:b/>
          <w:bCs/>
          <w:szCs w:val="26"/>
        </w:rPr>
        <w:t xml:space="preserve">4.4. </w:t>
      </w:r>
      <w:proofErr w:type="spellStart"/>
      <w:r w:rsidRPr="0070637B">
        <w:rPr>
          <w:rFonts w:cstheme="majorHAnsi"/>
          <w:b/>
          <w:bCs/>
          <w:szCs w:val="26"/>
        </w:rPr>
        <w:t>System</w:t>
      </w:r>
      <w:proofErr w:type="spellEnd"/>
      <w:r w:rsidRPr="0070637B">
        <w:rPr>
          <w:rFonts w:cstheme="majorHAnsi"/>
          <w:b/>
          <w:bCs/>
          <w:szCs w:val="26"/>
        </w:rPr>
        <w:t xml:space="preserve"> </w:t>
      </w:r>
      <w:proofErr w:type="spellStart"/>
      <w:r w:rsidRPr="0070637B">
        <w:rPr>
          <w:rFonts w:cstheme="majorHAnsi"/>
          <w:b/>
          <w:bCs/>
          <w:szCs w:val="26"/>
        </w:rPr>
        <w:t>Administration</w:t>
      </w:r>
      <w:bookmarkEnd w:id="15"/>
      <w:proofErr w:type="spellEnd"/>
    </w:p>
    <w:p w14:paraId="163364C7" w14:textId="77777777" w:rsidR="0070637B" w:rsidRPr="0070637B" w:rsidRDefault="0070637B" w:rsidP="009B0391">
      <w:pPr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Menu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Management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can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add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update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or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delete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food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items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menu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categories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.</w:t>
      </w:r>
    </w:p>
    <w:p w14:paraId="4CADDB91" w14:textId="77777777" w:rsidR="0070637B" w:rsidRPr="0070637B" w:rsidRDefault="0070637B" w:rsidP="009B0391">
      <w:pPr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Staff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Management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has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full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authority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create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modify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remove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staff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account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information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.</w:t>
      </w:r>
    </w:p>
    <w:p w14:paraId="44CD2922" w14:textId="77777777" w:rsidR="0070637B" w:rsidRPr="0070637B" w:rsidRDefault="0070637B" w:rsidP="009B0391">
      <w:pPr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lastRenderedPageBreak/>
        <w:t>Statistical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Reporting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70637B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system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shall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generate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detailed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revenue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reports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:</w:t>
      </w:r>
    </w:p>
    <w:p w14:paraId="0DAFE6EE" w14:textId="77777777" w:rsidR="0070637B" w:rsidRPr="0070637B" w:rsidRDefault="0070637B" w:rsidP="009B0391">
      <w:pPr>
        <w:numPr>
          <w:ilvl w:val="1"/>
          <w:numId w:val="1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Filtered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by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timeframes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Today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Week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Month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Quarter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Year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.</w:t>
      </w:r>
    </w:p>
    <w:p w14:paraId="2D1E2BA0" w14:textId="09D1E8A5" w:rsidR="0046426A" w:rsidRPr="00B109DF" w:rsidRDefault="0070637B" w:rsidP="009B0391">
      <w:pPr>
        <w:numPr>
          <w:ilvl w:val="1"/>
          <w:numId w:val="16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Categorized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b/>
          <w:bCs/>
          <w:sz w:val="26"/>
          <w:szCs w:val="26"/>
        </w:rPr>
        <w:t>by</w:t>
      </w:r>
      <w:proofErr w:type="spellEnd"/>
      <w:r w:rsidRPr="0070637B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Payment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637B">
        <w:rPr>
          <w:rFonts w:asciiTheme="majorHAnsi" w:hAnsiTheme="majorHAnsi" w:cstheme="majorHAnsi"/>
          <w:sz w:val="26"/>
          <w:szCs w:val="26"/>
        </w:rPr>
        <w:t>methods</w:t>
      </w:r>
      <w:proofErr w:type="spellEnd"/>
      <w:r w:rsidRPr="0070637B">
        <w:rPr>
          <w:rFonts w:asciiTheme="majorHAnsi" w:hAnsiTheme="majorHAnsi" w:cstheme="majorHAnsi"/>
          <w:sz w:val="26"/>
          <w:szCs w:val="26"/>
        </w:rPr>
        <w:t>.</w:t>
      </w:r>
    </w:p>
    <w:p w14:paraId="0EC54A2C" w14:textId="67F99477" w:rsidR="3D9204B6" w:rsidRPr="006069C6" w:rsidRDefault="3D9204B6" w:rsidP="00B2683A">
      <w:pPr>
        <w:pStyle w:val="Heading1"/>
        <w:rPr>
          <w:rFonts w:eastAsia="Aptos" w:cstheme="majorHAnsi"/>
          <w:b/>
          <w:bCs/>
          <w:szCs w:val="26"/>
        </w:rPr>
      </w:pPr>
      <w:bookmarkStart w:id="16" w:name="_Toc218719724"/>
      <w:r w:rsidRPr="006069C6">
        <w:rPr>
          <w:rFonts w:eastAsia="Aptos" w:cstheme="majorHAnsi"/>
          <w:b/>
          <w:bCs/>
          <w:szCs w:val="26"/>
        </w:rPr>
        <w:t>5. NON-FUNCTIONAL REQUIREMENTS</w:t>
      </w:r>
      <w:bookmarkEnd w:id="16"/>
    </w:p>
    <w:p w14:paraId="62E4A699" w14:textId="706BF6CA" w:rsidR="3978182B" w:rsidRPr="006069C6" w:rsidRDefault="3978182B" w:rsidP="00B2683A">
      <w:pPr>
        <w:pStyle w:val="Heading2"/>
        <w:rPr>
          <w:rFonts w:eastAsia="Aptos" w:cstheme="majorHAnsi"/>
          <w:b/>
          <w:bCs/>
          <w:szCs w:val="26"/>
        </w:rPr>
      </w:pPr>
      <w:bookmarkStart w:id="17" w:name="_Toc218719725"/>
      <w:r w:rsidRPr="006069C6">
        <w:rPr>
          <w:rFonts w:eastAsia="Aptos" w:cstheme="majorHAnsi"/>
          <w:b/>
          <w:bCs/>
          <w:szCs w:val="26"/>
        </w:rPr>
        <w:t xml:space="preserve">5.1. </w:t>
      </w:r>
      <w:proofErr w:type="spellStart"/>
      <w:r w:rsidRPr="006069C6">
        <w:rPr>
          <w:rFonts w:eastAsia="Aptos" w:cstheme="majorHAnsi"/>
          <w:b/>
          <w:bCs/>
          <w:szCs w:val="26"/>
        </w:rPr>
        <w:t>Performance</w:t>
      </w:r>
      <w:bookmarkEnd w:id="17"/>
      <w:proofErr w:type="spellEnd"/>
    </w:p>
    <w:p w14:paraId="00BF167A" w14:textId="77777777" w:rsidR="001A36F2" w:rsidRPr="006069C6" w:rsidRDefault="3978182B" w:rsidP="009B0391">
      <w:pPr>
        <w:pStyle w:val="ListParagraph"/>
        <w:numPr>
          <w:ilvl w:val="0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NFR-01.1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Response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time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</w:p>
    <w:p w14:paraId="56166B53" w14:textId="05133D7C" w:rsidR="3978182B" w:rsidRPr="006069C6" w:rsidRDefault="3978182B" w:rsidP="009B0391">
      <w:pPr>
        <w:pStyle w:val="ListParagraph"/>
        <w:numPr>
          <w:ilvl w:val="1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process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return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results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within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three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(03)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seconds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for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ordering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viewing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menu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selecting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tables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7C61D352" w14:textId="616F68E5" w:rsidR="3978182B" w:rsidRPr="006069C6" w:rsidRDefault="3978182B" w:rsidP="009B0391">
      <w:pPr>
        <w:pStyle w:val="ListParagraph"/>
        <w:numPr>
          <w:ilvl w:val="1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For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payment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processing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revenue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statistics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, 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response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time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not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exceed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five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(05)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seconds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1D64D2A1" w14:textId="77777777" w:rsidR="00CA0E2A" w:rsidRPr="006069C6" w:rsidRDefault="3978182B" w:rsidP="009B0391">
      <w:pPr>
        <w:pStyle w:val="ListParagraph"/>
        <w:numPr>
          <w:ilvl w:val="0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NFR-01.2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Concurrent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user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support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</w:p>
    <w:p w14:paraId="6B87B9E9" w14:textId="2AABD706" w:rsidR="3978182B" w:rsidRPr="006069C6" w:rsidRDefault="3978182B" w:rsidP="009B0391">
      <w:pPr>
        <w:pStyle w:val="ListParagraph"/>
        <w:numPr>
          <w:ilvl w:val="1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support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least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thirty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(30)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tables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operating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concurrently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3F6EA52F" w14:textId="44524FCD" w:rsidR="3978182B" w:rsidRPr="006069C6" w:rsidRDefault="3978182B" w:rsidP="009B0391">
      <w:pPr>
        <w:pStyle w:val="ListParagraph"/>
        <w:numPr>
          <w:ilvl w:val="1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allow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least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fifty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(50)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users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to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access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same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time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1DFA7F6D" w14:textId="77777777" w:rsidR="00CA0E2A" w:rsidRPr="006069C6" w:rsidRDefault="3978182B" w:rsidP="009B0391">
      <w:pPr>
        <w:pStyle w:val="ListParagraph"/>
        <w:numPr>
          <w:ilvl w:val="0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NFR-01.3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Order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processing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capability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</w:p>
    <w:p w14:paraId="16036A5F" w14:textId="21C1AC44" w:rsidR="3978182B" w:rsidRPr="006069C6" w:rsidRDefault="3978182B" w:rsidP="009B0391">
      <w:pPr>
        <w:pStyle w:val="ListParagraph"/>
        <w:numPr>
          <w:ilvl w:val="1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Orders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not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lost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duplicated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36E46CD1" w14:textId="18F41461" w:rsidR="3978182B" w:rsidRPr="006069C6" w:rsidRDefault="3978182B" w:rsidP="009B0391">
      <w:pPr>
        <w:pStyle w:val="ListParagraph"/>
        <w:numPr>
          <w:ilvl w:val="1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When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a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selects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“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Submit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Order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,” 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ensure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that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order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recorded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exactly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once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75D244C3" w14:textId="77777777" w:rsidR="00CA0E2A" w:rsidRPr="006069C6" w:rsidRDefault="3978182B" w:rsidP="009B0391">
      <w:pPr>
        <w:pStyle w:val="ListParagraph"/>
        <w:numPr>
          <w:ilvl w:val="0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NFR-01.4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Data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loading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</w:p>
    <w:p w14:paraId="10D2DC20" w14:textId="29B3E7D9" w:rsidR="3978182B" w:rsidRPr="006069C6" w:rsidRDefault="3978182B" w:rsidP="009B0391">
      <w:pPr>
        <w:pStyle w:val="ListParagraph"/>
        <w:numPr>
          <w:ilvl w:val="1"/>
          <w:numId w:val="17"/>
        </w:numPr>
        <w:rPr>
          <w:rFonts w:asciiTheme="majorHAnsi" w:eastAsia="Aptos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Food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item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images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loaded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within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two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(02)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seconds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4DB635D9" w14:textId="564664EE" w:rsidR="12B0DC1C" w:rsidRPr="006069C6" w:rsidRDefault="12B0DC1C" w:rsidP="007F516B">
      <w:pPr>
        <w:pStyle w:val="Heading2"/>
        <w:rPr>
          <w:rFonts w:eastAsia="Aptos" w:cstheme="majorHAnsi"/>
          <w:b/>
          <w:bCs/>
          <w:szCs w:val="26"/>
        </w:rPr>
      </w:pPr>
      <w:bookmarkStart w:id="18" w:name="_Toc218719726"/>
      <w:r w:rsidRPr="006069C6">
        <w:rPr>
          <w:rFonts w:eastAsia="Aptos" w:cstheme="majorHAnsi"/>
          <w:b/>
          <w:bCs/>
          <w:szCs w:val="26"/>
        </w:rPr>
        <w:t xml:space="preserve">5.2. </w:t>
      </w:r>
      <w:proofErr w:type="spellStart"/>
      <w:r w:rsidRPr="006069C6">
        <w:rPr>
          <w:rFonts w:eastAsia="Aptos" w:cstheme="majorHAnsi"/>
          <w:b/>
          <w:bCs/>
          <w:szCs w:val="26"/>
        </w:rPr>
        <w:t>Availability</w:t>
      </w:r>
      <w:proofErr w:type="spellEnd"/>
      <w:r w:rsidRPr="006069C6">
        <w:rPr>
          <w:rFonts w:eastAsia="Aptos" w:cstheme="majorHAnsi"/>
          <w:b/>
          <w:bCs/>
          <w:szCs w:val="26"/>
        </w:rPr>
        <w:t xml:space="preserve"> &amp; </w:t>
      </w:r>
      <w:proofErr w:type="spellStart"/>
      <w:r w:rsidRPr="006069C6">
        <w:rPr>
          <w:rFonts w:eastAsia="Aptos" w:cstheme="majorHAnsi"/>
          <w:b/>
          <w:bCs/>
          <w:szCs w:val="26"/>
        </w:rPr>
        <w:t>Reliability</w:t>
      </w:r>
      <w:bookmarkEnd w:id="18"/>
      <w:proofErr w:type="spellEnd"/>
    </w:p>
    <w:p w14:paraId="7C4B101A" w14:textId="1DAAE102" w:rsidR="12B0DC1C" w:rsidRPr="006069C6" w:rsidRDefault="12B0DC1C" w:rsidP="009B0391">
      <w:pPr>
        <w:pStyle w:val="ListParagraph"/>
        <w:numPr>
          <w:ilvl w:val="0"/>
          <w:numId w:val="18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NFR-02.1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System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uptime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="00CA0E2A"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r w:rsidRPr="006069C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availability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least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99%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during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restaurant’s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operating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hours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666DF24A" w14:textId="19C09D06" w:rsidR="12B0DC1C" w:rsidRPr="00CA0E2A" w:rsidRDefault="12B0DC1C" w:rsidP="009B0391">
      <w:pPr>
        <w:pStyle w:val="ListParagraph"/>
        <w:numPr>
          <w:ilvl w:val="0"/>
          <w:numId w:val="18"/>
        </w:numPr>
        <w:rPr>
          <w:rFonts w:asciiTheme="majorHAnsi" w:eastAsia="Aptos" w:hAnsiTheme="majorHAnsi" w:cstheme="majorHAnsi"/>
          <w:sz w:val="26"/>
          <w:szCs w:val="26"/>
        </w:rPr>
      </w:pPr>
      <w:r w:rsidRPr="00433D06">
        <w:rPr>
          <w:rFonts w:asciiTheme="majorHAnsi" w:eastAsia="Aptos" w:hAnsiTheme="majorHAnsi" w:cstheme="majorHAnsi"/>
          <w:b/>
          <w:sz w:val="26"/>
          <w:szCs w:val="26"/>
        </w:rPr>
        <w:t xml:space="preserve">NFR-02.2 – </w:t>
      </w:r>
      <w:proofErr w:type="spellStart"/>
      <w:r w:rsidRPr="00433D06">
        <w:rPr>
          <w:rFonts w:asciiTheme="majorHAnsi" w:eastAsia="Aptos" w:hAnsiTheme="majorHAnsi" w:cstheme="majorHAnsi"/>
          <w:b/>
          <w:sz w:val="26"/>
          <w:szCs w:val="26"/>
        </w:rPr>
        <w:t>Fault</w:t>
      </w:r>
      <w:proofErr w:type="spellEnd"/>
      <w:r w:rsidRPr="00433D06">
        <w:rPr>
          <w:rFonts w:asciiTheme="majorHAnsi" w:eastAsia="Aptos" w:hAnsiTheme="majorHAnsi" w:cstheme="majorHAnsi"/>
          <w:b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b/>
          <w:sz w:val="26"/>
          <w:szCs w:val="26"/>
        </w:rPr>
        <w:t>tolerance</w:t>
      </w:r>
      <w:proofErr w:type="spellEnd"/>
      <w:r w:rsidRPr="00433D06">
        <w:rPr>
          <w:rFonts w:asciiTheme="majorHAnsi" w:eastAsia="Aptos" w:hAnsiTheme="majorHAnsi" w:cstheme="majorHAnsi"/>
          <w:b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b/>
          <w:sz w:val="26"/>
          <w:szCs w:val="26"/>
        </w:rPr>
        <w:t>and</w:t>
      </w:r>
      <w:proofErr w:type="spellEnd"/>
      <w:r w:rsidRPr="00433D06">
        <w:rPr>
          <w:rFonts w:asciiTheme="majorHAnsi" w:eastAsia="Aptos" w:hAnsiTheme="majorHAnsi" w:cstheme="majorHAnsi"/>
          <w:b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b/>
          <w:sz w:val="26"/>
          <w:szCs w:val="26"/>
        </w:rPr>
        <w:t>self-recovery</w:t>
      </w:r>
      <w:proofErr w:type="spellEnd"/>
      <w:r w:rsidRPr="00433D06">
        <w:rPr>
          <w:rFonts w:asciiTheme="majorHAnsi" w:eastAsia="Aptos" w:hAnsiTheme="majorHAnsi" w:cstheme="majorHAnsi"/>
          <w:b/>
          <w:sz w:val="26"/>
          <w:szCs w:val="26"/>
        </w:rPr>
        <w:t>:</w:t>
      </w:r>
      <w:r w:rsidR="00CA0E2A" w:rsidRPr="006069C6">
        <w:rPr>
          <w:rFonts w:asciiTheme="majorHAnsi" w:eastAsia="Aptos" w:hAnsiTheme="majorHAnsi" w:cstheme="majorHAnsi"/>
          <w:b/>
          <w:sz w:val="26"/>
          <w:szCs w:val="26"/>
        </w:rPr>
        <w:t xml:space="preserve"> </w:t>
      </w:r>
      <w:r w:rsidRPr="00433D06">
        <w:rPr>
          <w:rFonts w:asciiTheme="majorHAnsi" w:eastAsia="Aptos" w:hAnsiTheme="majorHAnsi" w:cstheme="majorHAnsi"/>
          <w:sz w:val="26"/>
          <w:szCs w:val="26"/>
        </w:rPr>
        <w:t xml:space="preserve">In the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event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of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Internet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connection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loss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previously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stored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data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not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lost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.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Once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connection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is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restored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, the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automatically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synchronize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433D06">
        <w:rPr>
          <w:rFonts w:asciiTheme="majorHAnsi" w:eastAsia="Aptos" w:hAnsiTheme="majorHAnsi" w:cstheme="majorHAnsi"/>
          <w:sz w:val="26"/>
          <w:szCs w:val="26"/>
        </w:rPr>
        <w:t>data</w:t>
      </w:r>
      <w:proofErr w:type="spellEnd"/>
      <w:r w:rsidRPr="00433D06">
        <w:rPr>
          <w:rFonts w:asciiTheme="majorHAnsi" w:eastAsia="Aptos" w:hAnsiTheme="majorHAnsi" w:cstheme="majorHAnsi"/>
          <w:sz w:val="26"/>
          <w:szCs w:val="26"/>
        </w:rPr>
        <w:t>.</w:t>
      </w:r>
    </w:p>
    <w:p w14:paraId="23683154" w14:textId="41887133" w:rsidR="12B0DC1C" w:rsidRPr="006069C6" w:rsidRDefault="12B0DC1C" w:rsidP="009B0391">
      <w:pPr>
        <w:pStyle w:val="ListParagraph"/>
        <w:numPr>
          <w:ilvl w:val="0"/>
          <w:numId w:val="19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NFR-02.3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System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startup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time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="00CA0E2A"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r w:rsidRPr="006069C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startup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time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not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exceed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two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(02)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minutes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35906F14" w14:textId="0530B6CE" w:rsidR="12B0DC1C" w:rsidRPr="006069C6" w:rsidRDefault="12B0DC1C" w:rsidP="007F516B">
      <w:pPr>
        <w:pStyle w:val="Heading2"/>
        <w:rPr>
          <w:rFonts w:eastAsia="Aptos" w:cstheme="majorHAnsi"/>
          <w:b/>
          <w:bCs/>
          <w:szCs w:val="26"/>
        </w:rPr>
      </w:pPr>
      <w:bookmarkStart w:id="19" w:name="_Toc218719727"/>
      <w:r w:rsidRPr="006069C6">
        <w:rPr>
          <w:rFonts w:eastAsia="Aptos" w:cstheme="majorHAnsi"/>
          <w:b/>
          <w:bCs/>
          <w:szCs w:val="26"/>
        </w:rPr>
        <w:t xml:space="preserve">5.3. </w:t>
      </w:r>
      <w:proofErr w:type="spellStart"/>
      <w:r w:rsidRPr="006069C6">
        <w:rPr>
          <w:rFonts w:eastAsia="Aptos" w:cstheme="majorHAnsi"/>
          <w:b/>
          <w:bCs/>
          <w:szCs w:val="26"/>
        </w:rPr>
        <w:t>Security</w:t>
      </w:r>
      <w:bookmarkEnd w:id="19"/>
      <w:proofErr w:type="spellEnd"/>
    </w:p>
    <w:p w14:paraId="5F6B8406" w14:textId="60D9F430" w:rsidR="12B0DC1C" w:rsidRPr="006069C6" w:rsidRDefault="12B0DC1C" w:rsidP="009B0391">
      <w:pPr>
        <w:pStyle w:val="ListParagraph"/>
        <w:numPr>
          <w:ilvl w:val="0"/>
          <w:numId w:val="19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NFR-03.1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User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authorization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="007F516B"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Each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role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permitted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to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perform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only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its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designated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functions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(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Visitor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Customer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).</w:t>
      </w:r>
    </w:p>
    <w:p w14:paraId="77E44871" w14:textId="068722CF" w:rsidR="12B0DC1C" w:rsidRPr="006069C6" w:rsidRDefault="12B0DC1C" w:rsidP="009B0391">
      <w:pPr>
        <w:pStyle w:val="ListParagraph"/>
        <w:numPr>
          <w:ilvl w:val="0"/>
          <w:numId w:val="19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NFR-03.2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Authentication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security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="007F516B"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accounts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are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required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to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log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in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using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assigned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credentials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124C2DA1" w14:textId="5FC5D874" w:rsidR="12B0DC1C" w:rsidRPr="006069C6" w:rsidRDefault="12B0DC1C" w:rsidP="009B0391">
      <w:pPr>
        <w:pStyle w:val="ListParagraph"/>
        <w:numPr>
          <w:ilvl w:val="0"/>
          <w:numId w:val="20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lastRenderedPageBreak/>
        <w:t xml:space="preserve">NFR-03.3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Revenue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protection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="007F516B"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Invoices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cannot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modified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after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payment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.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Submitted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orders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cannot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edited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3DF411DB" w14:textId="0BE862A7" w:rsidR="12B0DC1C" w:rsidRPr="006069C6" w:rsidRDefault="12B0DC1C" w:rsidP="009B0391">
      <w:pPr>
        <w:pStyle w:val="ListParagraph"/>
        <w:numPr>
          <w:ilvl w:val="0"/>
          <w:numId w:val="20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NFR-03.4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Unauthorized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access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prevention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="007F516B"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r w:rsidRPr="006069C6">
        <w:rPr>
          <w:rFonts w:asciiTheme="majorHAnsi" w:eastAsia="Aptos" w:hAnsiTheme="majorHAnsi" w:cstheme="majorHAnsi"/>
          <w:sz w:val="26"/>
          <w:szCs w:val="26"/>
        </w:rPr>
        <w:t xml:space="preserve">Access to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internal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functions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restricted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to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authenticated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users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only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27D6E541" w14:textId="54A4AB66" w:rsidR="12B0DC1C" w:rsidRPr="006069C6" w:rsidRDefault="12B0DC1C" w:rsidP="009B0391">
      <w:pPr>
        <w:pStyle w:val="ListParagraph"/>
        <w:numPr>
          <w:ilvl w:val="0"/>
          <w:numId w:val="20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NFR-03.5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Data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backup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="007F516B"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data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automatically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backed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up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daily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2:00 AM.</w:t>
      </w:r>
    </w:p>
    <w:p w14:paraId="63794BED" w14:textId="2509367C" w:rsidR="12B0DC1C" w:rsidRPr="006069C6" w:rsidRDefault="12B0DC1C" w:rsidP="007F516B">
      <w:pPr>
        <w:rPr>
          <w:rFonts w:asciiTheme="majorHAnsi" w:eastAsia="Aptos" w:hAnsiTheme="majorHAnsi" w:cstheme="majorHAnsi"/>
          <w:sz w:val="26"/>
          <w:szCs w:val="26"/>
        </w:rPr>
      </w:pPr>
    </w:p>
    <w:p w14:paraId="2A8750FC" w14:textId="0381A27C" w:rsidR="12B0DC1C" w:rsidRPr="006069C6" w:rsidRDefault="12B0DC1C" w:rsidP="007F516B">
      <w:pPr>
        <w:pStyle w:val="Heading2"/>
        <w:rPr>
          <w:rFonts w:eastAsia="Aptos" w:cstheme="majorHAnsi"/>
          <w:b/>
          <w:bCs/>
          <w:szCs w:val="26"/>
        </w:rPr>
      </w:pPr>
      <w:bookmarkStart w:id="20" w:name="_Toc218719728"/>
      <w:r w:rsidRPr="006069C6">
        <w:rPr>
          <w:rFonts w:eastAsia="Aptos" w:cstheme="majorHAnsi"/>
          <w:b/>
          <w:bCs/>
          <w:szCs w:val="26"/>
        </w:rPr>
        <w:t xml:space="preserve">5.4. </w:t>
      </w:r>
      <w:proofErr w:type="spellStart"/>
      <w:r w:rsidRPr="006069C6">
        <w:rPr>
          <w:rFonts w:eastAsia="Aptos" w:cstheme="majorHAnsi"/>
          <w:b/>
          <w:bCs/>
          <w:szCs w:val="26"/>
        </w:rPr>
        <w:t>Data</w:t>
      </w:r>
      <w:proofErr w:type="spellEnd"/>
      <w:r w:rsidRPr="006069C6">
        <w:rPr>
          <w:rFonts w:eastAsia="Aptos" w:cstheme="majorHAnsi"/>
          <w:b/>
          <w:bCs/>
          <w:szCs w:val="26"/>
        </w:rPr>
        <w:t xml:space="preserve"> </w:t>
      </w:r>
      <w:proofErr w:type="spellStart"/>
      <w:r w:rsidRPr="006069C6">
        <w:rPr>
          <w:rFonts w:eastAsia="Aptos" w:cstheme="majorHAnsi"/>
          <w:b/>
          <w:bCs/>
          <w:szCs w:val="26"/>
        </w:rPr>
        <w:t>Integrity</w:t>
      </w:r>
      <w:proofErr w:type="spellEnd"/>
      <w:r w:rsidRPr="006069C6">
        <w:rPr>
          <w:rFonts w:eastAsia="Aptos" w:cstheme="majorHAnsi"/>
          <w:b/>
          <w:bCs/>
          <w:szCs w:val="26"/>
        </w:rPr>
        <w:t xml:space="preserve"> &amp; </w:t>
      </w:r>
      <w:proofErr w:type="spellStart"/>
      <w:r w:rsidRPr="006069C6">
        <w:rPr>
          <w:rFonts w:eastAsia="Aptos" w:cstheme="majorHAnsi"/>
          <w:b/>
          <w:bCs/>
          <w:szCs w:val="26"/>
        </w:rPr>
        <w:t>Data</w:t>
      </w:r>
      <w:proofErr w:type="spellEnd"/>
      <w:r w:rsidRPr="006069C6">
        <w:rPr>
          <w:rFonts w:eastAsia="Aptos" w:cstheme="majorHAnsi"/>
          <w:b/>
          <w:bCs/>
          <w:szCs w:val="26"/>
        </w:rPr>
        <w:t xml:space="preserve"> </w:t>
      </w:r>
      <w:proofErr w:type="spellStart"/>
      <w:r w:rsidRPr="006069C6">
        <w:rPr>
          <w:rFonts w:eastAsia="Aptos" w:cstheme="majorHAnsi"/>
          <w:b/>
          <w:bCs/>
          <w:szCs w:val="26"/>
        </w:rPr>
        <w:t>Safety</w:t>
      </w:r>
      <w:bookmarkEnd w:id="20"/>
      <w:proofErr w:type="spellEnd"/>
    </w:p>
    <w:p w14:paraId="119359F7" w14:textId="0C8415C4" w:rsidR="12B0DC1C" w:rsidRPr="006069C6" w:rsidRDefault="12B0DC1C" w:rsidP="009B0391">
      <w:pPr>
        <w:pStyle w:val="ListParagraph"/>
        <w:numPr>
          <w:ilvl w:val="0"/>
          <w:numId w:val="21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NFR-04.1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Data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loss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prevention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="007F516B"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Stored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data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not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lost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incorrectly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overwritten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after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being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saved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204A48EF" w14:textId="60D85673" w:rsidR="12B0DC1C" w:rsidRPr="006069C6" w:rsidRDefault="12B0DC1C" w:rsidP="009B0391">
      <w:pPr>
        <w:pStyle w:val="ListParagraph"/>
        <w:numPr>
          <w:ilvl w:val="0"/>
          <w:numId w:val="21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NFR-04.2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Order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immutability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rule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="007F516B"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Once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an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order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submitted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it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not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modified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44AE59F9" w14:textId="662A34A7" w:rsidR="12B0DC1C" w:rsidRPr="006069C6" w:rsidRDefault="12B0DC1C" w:rsidP="009B0391">
      <w:pPr>
        <w:pStyle w:val="ListParagraph"/>
        <w:numPr>
          <w:ilvl w:val="0"/>
          <w:numId w:val="21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NFR-04.3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Data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consistency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="007F516B"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r w:rsidRPr="006069C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displayed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total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amount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shall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be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consistent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with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invoice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total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recorded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revenue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7688BCD6" w14:textId="67947F90" w:rsidR="7977E550" w:rsidRPr="006069C6" w:rsidRDefault="7977E550" w:rsidP="00AB1DD3">
      <w:pPr>
        <w:pStyle w:val="Heading2"/>
        <w:rPr>
          <w:rFonts w:eastAsia="Aptos" w:cstheme="majorHAnsi"/>
          <w:b/>
          <w:bCs/>
          <w:szCs w:val="26"/>
        </w:rPr>
      </w:pPr>
      <w:bookmarkStart w:id="21" w:name="_Toc218719729"/>
      <w:r w:rsidRPr="006069C6">
        <w:rPr>
          <w:rFonts w:eastAsia="Aptos" w:cstheme="majorHAnsi"/>
          <w:b/>
          <w:bCs/>
          <w:szCs w:val="26"/>
        </w:rPr>
        <w:t xml:space="preserve">5.5. </w:t>
      </w:r>
      <w:proofErr w:type="spellStart"/>
      <w:r w:rsidRPr="006069C6">
        <w:rPr>
          <w:rFonts w:eastAsia="Aptos" w:cstheme="majorHAnsi"/>
          <w:b/>
          <w:bCs/>
          <w:szCs w:val="26"/>
        </w:rPr>
        <w:t>Usability</w:t>
      </w:r>
      <w:bookmarkEnd w:id="21"/>
      <w:proofErr w:type="spellEnd"/>
    </w:p>
    <w:p w14:paraId="39B10662" w14:textId="09CCCE42" w:rsidR="7977E550" w:rsidRPr="006069C6" w:rsidRDefault="7977E550" w:rsidP="009B0391">
      <w:pPr>
        <w:pStyle w:val="ListParagraph"/>
        <w:numPr>
          <w:ilvl w:val="0"/>
          <w:numId w:val="22"/>
        </w:numPr>
        <w:rPr>
          <w:rFonts w:asciiTheme="majorHAnsi" w:eastAsia="Aptos" w:hAnsiTheme="majorHAnsi" w:cstheme="majorHAnsi"/>
          <w:b/>
          <w:bCs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NFR-05.1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Number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of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operational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steps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="00AB1DD3" w:rsidRPr="006069C6">
        <w:rPr>
          <w:rFonts w:asciiTheme="majorHAnsi" w:hAnsiTheme="majorHAnsi" w:cstheme="majorHAnsi"/>
          <w:sz w:val="26"/>
          <w:szCs w:val="26"/>
        </w:rPr>
        <w:t xml:space="preserve"> </w:t>
      </w:r>
      <w:r w:rsidRPr="006069C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ordering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process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requires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no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more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than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three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(03)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steps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. 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payment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process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requires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no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more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than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four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(04)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steps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538293BC" w14:textId="45420512" w:rsidR="7977E550" w:rsidRPr="006069C6" w:rsidRDefault="7977E550" w:rsidP="009B0391">
      <w:pPr>
        <w:pStyle w:val="ListParagraph"/>
        <w:numPr>
          <w:ilvl w:val="0"/>
          <w:numId w:val="22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NFR-05.2 –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Intuitive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user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interface</w:t>
      </w:r>
      <w:proofErr w:type="spellEnd"/>
      <w:r w:rsidRPr="006069C6">
        <w:rPr>
          <w:rFonts w:asciiTheme="majorHAnsi" w:eastAsia="Aptos" w:hAnsiTheme="majorHAnsi" w:cstheme="majorHAnsi"/>
          <w:b/>
          <w:bCs/>
          <w:sz w:val="26"/>
          <w:szCs w:val="26"/>
        </w:rPr>
        <w:t>:</w:t>
      </w:r>
      <w:r w:rsidR="00AB1DD3" w:rsidRPr="006069C6">
        <w:rPr>
          <w:rFonts w:asciiTheme="majorHAnsi" w:hAnsiTheme="majorHAnsi" w:cstheme="majorHAnsi"/>
          <w:sz w:val="26"/>
          <w:szCs w:val="26"/>
        </w:rPr>
        <w:t xml:space="preserve"> </w:t>
      </w:r>
      <w:r w:rsidRPr="006069C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interface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uses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a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harmonious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color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scheme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with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a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logical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layout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.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status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colors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are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applied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consistently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(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White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: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Available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Green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: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Occupied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).</w:t>
      </w:r>
    </w:p>
    <w:p w14:paraId="095BF41F" w14:textId="4637629C" w:rsidR="7977E550" w:rsidRPr="006069C6" w:rsidRDefault="7977E550" w:rsidP="009B0391">
      <w:pPr>
        <w:pStyle w:val="ListParagraph"/>
        <w:numPr>
          <w:ilvl w:val="0"/>
          <w:numId w:val="22"/>
        </w:numPr>
        <w:rPr>
          <w:rFonts w:asciiTheme="majorHAnsi" w:eastAsia="Aptos" w:hAnsiTheme="majorHAnsi" w:cstheme="majorHAnsi"/>
          <w:b/>
          <w:sz w:val="26"/>
          <w:szCs w:val="26"/>
          <w:lang w:val="en-US"/>
        </w:rPr>
      </w:pPr>
      <w:r w:rsidRPr="006069C6">
        <w:rPr>
          <w:rFonts w:asciiTheme="majorHAnsi" w:eastAsia="Aptos" w:hAnsiTheme="majorHAnsi" w:cstheme="majorHAnsi"/>
          <w:b/>
          <w:sz w:val="26"/>
          <w:szCs w:val="26"/>
          <w:lang w:val="en-US"/>
        </w:rPr>
        <w:t>NFR-05.3 – User friendliness:</w:t>
      </w:r>
      <w:r w:rsidR="00AB1DD3" w:rsidRPr="006069C6">
        <w:rPr>
          <w:rFonts w:asciiTheme="majorHAnsi" w:hAnsiTheme="majorHAnsi" w:cstheme="majorHAnsi"/>
          <w:sz w:val="26"/>
          <w:szCs w:val="26"/>
        </w:rPr>
        <w:t xml:space="preserve"> </w:t>
      </w:r>
      <w:r w:rsidRPr="006069C6">
        <w:rPr>
          <w:rFonts w:asciiTheme="majorHAnsi" w:eastAsia="Aptos" w:hAnsiTheme="majorHAnsi" w:cstheme="majorHAnsi"/>
          <w:bCs/>
          <w:sz w:val="26"/>
          <w:szCs w:val="26"/>
          <w:lang w:val="en-US"/>
        </w:rPr>
        <w:t xml:space="preserve">First-time users </w:t>
      </w:r>
      <w:proofErr w:type="gramStart"/>
      <w:r w:rsidRPr="006069C6">
        <w:rPr>
          <w:rFonts w:asciiTheme="majorHAnsi" w:eastAsia="Aptos" w:hAnsiTheme="majorHAnsi" w:cstheme="majorHAnsi"/>
          <w:bCs/>
          <w:sz w:val="26"/>
          <w:szCs w:val="26"/>
          <w:lang w:val="en-US"/>
        </w:rPr>
        <w:t>are able to</w:t>
      </w:r>
      <w:proofErr w:type="gramEnd"/>
      <w:r w:rsidRPr="006069C6">
        <w:rPr>
          <w:rFonts w:asciiTheme="majorHAnsi" w:eastAsia="Aptos" w:hAnsiTheme="majorHAnsi" w:cstheme="majorHAnsi"/>
          <w:bCs/>
          <w:sz w:val="26"/>
          <w:szCs w:val="26"/>
          <w:lang w:val="en-US"/>
        </w:rPr>
        <w:t xml:space="preserve"> complete an order within five (05) minutes.</w:t>
      </w:r>
    </w:p>
    <w:p w14:paraId="33BC156F" w14:textId="78C1B5EB" w:rsidR="7977E550" w:rsidRPr="006069C6" w:rsidRDefault="7977E550" w:rsidP="00355A26">
      <w:pPr>
        <w:pStyle w:val="Heading2"/>
        <w:rPr>
          <w:rFonts w:eastAsia="Aptos" w:cstheme="majorHAnsi"/>
          <w:b/>
          <w:bCs/>
          <w:szCs w:val="26"/>
        </w:rPr>
      </w:pPr>
      <w:bookmarkStart w:id="22" w:name="_Toc218719730"/>
      <w:r w:rsidRPr="006069C6">
        <w:rPr>
          <w:rFonts w:eastAsia="Aptos" w:cstheme="majorHAnsi"/>
          <w:b/>
          <w:bCs/>
          <w:szCs w:val="26"/>
        </w:rPr>
        <w:t xml:space="preserve">5.6. </w:t>
      </w:r>
      <w:proofErr w:type="spellStart"/>
      <w:r w:rsidRPr="006069C6">
        <w:rPr>
          <w:rFonts w:eastAsia="Aptos" w:cstheme="majorHAnsi"/>
          <w:b/>
          <w:bCs/>
          <w:szCs w:val="26"/>
        </w:rPr>
        <w:t>Maintainability</w:t>
      </w:r>
      <w:bookmarkEnd w:id="22"/>
      <w:proofErr w:type="spellEnd"/>
    </w:p>
    <w:p w14:paraId="7BC271C8" w14:textId="7FD921CB" w:rsidR="7977E550" w:rsidRPr="006069C6" w:rsidRDefault="7977E550" w:rsidP="009B0391">
      <w:pPr>
        <w:pStyle w:val="ListParagraph"/>
        <w:numPr>
          <w:ilvl w:val="0"/>
          <w:numId w:val="23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includes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manuals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technical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documentation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0C37CDBF" w14:textId="276BBD1D" w:rsidR="7977E550" w:rsidRPr="006069C6" w:rsidRDefault="7977E550" w:rsidP="009B0391">
      <w:pPr>
        <w:pStyle w:val="ListParagraph"/>
        <w:numPr>
          <w:ilvl w:val="0"/>
          <w:numId w:val="23"/>
        </w:numPr>
        <w:rPr>
          <w:rFonts w:asciiTheme="majorHAnsi" w:eastAsia="Aptos" w:hAnsiTheme="majorHAnsi" w:cstheme="majorHAnsi"/>
          <w:sz w:val="26"/>
          <w:szCs w:val="26"/>
          <w:lang w:val="en-US"/>
        </w:rPr>
      </w:pPr>
      <w:r w:rsidRPr="006069C6">
        <w:rPr>
          <w:rFonts w:asciiTheme="majorHAnsi" w:eastAsia="Aptos" w:hAnsiTheme="majorHAnsi" w:cstheme="majorHAnsi"/>
          <w:sz w:val="26"/>
          <w:szCs w:val="26"/>
          <w:lang w:val="en-US"/>
        </w:rPr>
        <w:t>The source code is clearly structured, readable, and facilitates future maintenance and feature enhancements.</w:t>
      </w:r>
    </w:p>
    <w:p w14:paraId="2C61F0C1" w14:textId="63BDF79D" w:rsidR="7977E550" w:rsidRPr="006069C6" w:rsidRDefault="7977E550" w:rsidP="00355A26">
      <w:pPr>
        <w:pStyle w:val="Heading2"/>
        <w:rPr>
          <w:rFonts w:eastAsia="Aptos" w:cstheme="majorHAnsi"/>
          <w:b/>
          <w:bCs/>
          <w:szCs w:val="26"/>
        </w:rPr>
      </w:pPr>
      <w:bookmarkStart w:id="23" w:name="_Toc218719731"/>
      <w:r w:rsidRPr="006069C6">
        <w:rPr>
          <w:rFonts w:eastAsia="Aptos" w:cstheme="majorHAnsi"/>
          <w:b/>
          <w:bCs/>
          <w:szCs w:val="26"/>
        </w:rPr>
        <w:t xml:space="preserve">5.7. </w:t>
      </w:r>
      <w:proofErr w:type="spellStart"/>
      <w:r w:rsidRPr="006069C6">
        <w:rPr>
          <w:rFonts w:eastAsia="Aptos" w:cstheme="majorHAnsi"/>
          <w:b/>
          <w:bCs/>
          <w:szCs w:val="26"/>
        </w:rPr>
        <w:t>Scalability</w:t>
      </w:r>
      <w:bookmarkEnd w:id="23"/>
      <w:proofErr w:type="spellEnd"/>
    </w:p>
    <w:p w14:paraId="6DCD0E4F" w14:textId="4DC81271" w:rsidR="7977E550" w:rsidRPr="006069C6" w:rsidRDefault="7977E550" w:rsidP="009B0391">
      <w:pPr>
        <w:pStyle w:val="ListParagraph"/>
        <w:numPr>
          <w:ilvl w:val="0"/>
          <w:numId w:val="24"/>
        </w:numPr>
        <w:rPr>
          <w:rFonts w:asciiTheme="majorHAnsi" w:eastAsia="Aptos" w:hAnsiTheme="majorHAnsi" w:cstheme="majorHAnsi"/>
          <w:sz w:val="26"/>
          <w:szCs w:val="26"/>
        </w:rPr>
      </w:pPr>
      <w:r w:rsidRPr="006069C6">
        <w:rPr>
          <w:rFonts w:asciiTheme="majorHAnsi" w:eastAsia="Aptos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supports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adding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new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tables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increasing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number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of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users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without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requiring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changes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to the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core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" w:hAnsiTheme="majorHAnsi" w:cstheme="majorHAnsi"/>
          <w:sz w:val="26"/>
          <w:szCs w:val="26"/>
        </w:rPr>
        <w:t>architecture</w:t>
      </w:r>
      <w:proofErr w:type="spellEnd"/>
      <w:r w:rsidRPr="006069C6">
        <w:rPr>
          <w:rFonts w:asciiTheme="majorHAnsi" w:eastAsia="Aptos" w:hAnsiTheme="majorHAnsi" w:cstheme="majorHAnsi"/>
          <w:sz w:val="26"/>
          <w:szCs w:val="26"/>
        </w:rPr>
        <w:t>.</w:t>
      </w:r>
    </w:p>
    <w:p w14:paraId="0208D4A2" w14:textId="616F951B" w:rsidR="7977E550" w:rsidRPr="006069C6" w:rsidRDefault="7977E550" w:rsidP="00355A26">
      <w:pPr>
        <w:pStyle w:val="Heading2"/>
        <w:rPr>
          <w:rFonts w:eastAsia="Aptos" w:cstheme="majorHAnsi"/>
          <w:b/>
          <w:bCs/>
          <w:szCs w:val="26"/>
        </w:rPr>
      </w:pPr>
      <w:bookmarkStart w:id="24" w:name="_Toc218719732"/>
      <w:r w:rsidRPr="006069C6">
        <w:rPr>
          <w:rFonts w:eastAsia="Aptos" w:cstheme="majorHAnsi"/>
          <w:b/>
          <w:bCs/>
          <w:szCs w:val="26"/>
        </w:rPr>
        <w:t xml:space="preserve">5.8. </w:t>
      </w:r>
      <w:proofErr w:type="spellStart"/>
      <w:r w:rsidRPr="006069C6">
        <w:rPr>
          <w:rFonts w:eastAsia="Aptos" w:cstheme="majorHAnsi"/>
          <w:b/>
          <w:bCs/>
          <w:szCs w:val="26"/>
        </w:rPr>
        <w:t>Compliance</w:t>
      </w:r>
      <w:bookmarkEnd w:id="24"/>
      <w:proofErr w:type="spellEnd"/>
    </w:p>
    <w:p w14:paraId="4A0BBB79" w14:textId="2BD3F534" w:rsidR="7977E550" w:rsidRPr="006069C6" w:rsidRDefault="7977E550" w:rsidP="009B0391">
      <w:pPr>
        <w:pStyle w:val="ListParagraph"/>
        <w:numPr>
          <w:ilvl w:val="0"/>
          <w:numId w:val="24"/>
        </w:numPr>
        <w:rPr>
          <w:rFonts w:asciiTheme="majorHAnsi" w:eastAsia="Aptos" w:hAnsiTheme="majorHAnsi" w:cstheme="majorHAnsi"/>
          <w:sz w:val="26"/>
          <w:szCs w:val="26"/>
          <w:lang w:val="en-US"/>
        </w:rPr>
      </w:pPr>
      <w:r w:rsidRPr="006069C6">
        <w:rPr>
          <w:rFonts w:asciiTheme="majorHAnsi" w:eastAsia="Aptos" w:hAnsiTheme="majorHAnsi" w:cstheme="majorHAnsi"/>
          <w:sz w:val="26"/>
          <w:szCs w:val="26"/>
          <w:lang w:val="en-US"/>
        </w:rPr>
        <w:t>The system complies with standard UI/UX guidelines and personal data protection regulations.</w:t>
      </w:r>
    </w:p>
    <w:p w14:paraId="783C527B" w14:textId="7261ABFD" w:rsidR="00355A26" w:rsidRPr="006069C6" w:rsidRDefault="7977E550" w:rsidP="00355A26">
      <w:pPr>
        <w:pStyle w:val="Heading1"/>
        <w:rPr>
          <w:rFonts w:eastAsia="Aptos" w:cstheme="majorHAnsi"/>
          <w:b/>
          <w:bCs/>
          <w:szCs w:val="26"/>
        </w:rPr>
      </w:pPr>
      <w:bookmarkStart w:id="25" w:name="_Toc218719733"/>
      <w:r w:rsidRPr="006069C6">
        <w:rPr>
          <w:rFonts w:eastAsia="Aptos" w:cstheme="majorHAnsi"/>
          <w:b/>
          <w:bCs/>
          <w:szCs w:val="26"/>
        </w:rPr>
        <w:lastRenderedPageBreak/>
        <w:t>6. DATA FLOW DIAGRAM (</w:t>
      </w:r>
      <w:r w:rsidR="00355A26" w:rsidRPr="006069C6">
        <w:rPr>
          <w:rFonts w:eastAsia="Aptos" w:cstheme="majorHAnsi"/>
          <w:b/>
          <w:bCs/>
          <w:szCs w:val="26"/>
        </w:rPr>
        <w:t>DFD)</w:t>
      </w:r>
      <w:bookmarkEnd w:id="25"/>
      <w:r w:rsidR="00355A26" w:rsidRPr="006069C6">
        <w:rPr>
          <w:rFonts w:cstheme="majorHAnsi"/>
          <w:b/>
          <w:bCs/>
          <w:szCs w:val="26"/>
        </w:rPr>
        <w:t xml:space="preserve"> </w:t>
      </w:r>
    </w:p>
    <w:p w14:paraId="3B73A3F6" w14:textId="4F652D9C" w:rsidR="7977E550" w:rsidRPr="006069C6" w:rsidRDefault="7977E550" w:rsidP="7977E550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4A1E024" w14:textId="416FBA20" w:rsidR="001B674E" w:rsidRPr="00B109DF" w:rsidRDefault="001B674E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26FC272" w14:textId="275934F1" w:rsidR="009C4961" w:rsidRPr="006069C6" w:rsidRDefault="009C4961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FF0CEB1" w14:textId="2450C5E3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anchor distT="0" distB="0" distL="114300" distR="114300" simplePos="0" relativeHeight="251658257" behindDoc="0" locked="0" layoutInCell="1" allowOverlap="1" wp14:anchorId="16243541" wp14:editId="49C4621E">
            <wp:simplePos x="0" y="0"/>
            <wp:positionH relativeFrom="margin">
              <wp:align>left</wp:align>
            </wp:positionH>
            <wp:positionV relativeFrom="paragraph">
              <wp:posOffset>353060</wp:posOffset>
            </wp:positionV>
            <wp:extent cx="5961380" cy="4307205"/>
            <wp:effectExtent l="0" t="0" r="1270" b="0"/>
            <wp:wrapTopAndBottom/>
            <wp:docPr id="91344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457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C2DA6" w14:textId="4E7F68BA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6E8DA16" w14:textId="11D1B604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E595A10" w14:textId="72F87209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604F594" w14:textId="659BCE4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E3BA887" w14:textId="6B7A66BD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18ADEEF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32F393B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F55F25E" w14:textId="56138EF0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004EBCC" w14:textId="7ACA208F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648BD0C" w14:textId="521402B8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D4C3BC4" w14:textId="065016FB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1F6456A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916E231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C12E1CE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B362050" w14:textId="475F8419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anchor distT="0" distB="0" distL="114300" distR="114300" simplePos="0" relativeHeight="251658258" behindDoc="0" locked="0" layoutInCell="1" allowOverlap="1" wp14:anchorId="33058DFF" wp14:editId="4AE66722">
            <wp:simplePos x="0" y="0"/>
            <wp:positionH relativeFrom="margin">
              <wp:posOffset>-323850</wp:posOffset>
            </wp:positionH>
            <wp:positionV relativeFrom="paragraph">
              <wp:posOffset>374015</wp:posOffset>
            </wp:positionV>
            <wp:extent cx="6054725" cy="5630545"/>
            <wp:effectExtent l="0" t="0" r="3175" b="8255"/>
            <wp:wrapTopAndBottom/>
            <wp:docPr id="201757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708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725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1D8ACE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F362C86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2384AE5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DD6DB68" w14:textId="77777777" w:rsidR="007B76B8" w:rsidRPr="006069C6" w:rsidRDefault="007B76B8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BEFD27E" w14:textId="77777777" w:rsidR="007B76B8" w:rsidRPr="006069C6" w:rsidRDefault="007B76B8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37BCF78" w14:textId="77777777" w:rsidR="007B76B8" w:rsidRPr="006069C6" w:rsidRDefault="007B76B8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0028477" w14:textId="77777777" w:rsidR="007B76B8" w:rsidRPr="006069C6" w:rsidRDefault="007B76B8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3A122AC" w14:textId="77777777" w:rsidR="007B76B8" w:rsidRPr="006069C6" w:rsidRDefault="007B76B8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32880AF" w14:textId="77777777" w:rsidR="007B76B8" w:rsidRPr="006069C6" w:rsidRDefault="007B76B8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168BD0C" w14:textId="77777777" w:rsidR="007B76B8" w:rsidRPr="006069C6" w:rsidRDefault="007B76B8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DE1DF19" w14:textId="1B47766A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D5B5A14" w14:textId="61F2B693" w:rsidR="00C54B8F" w:rsidRPr="006069C6" w:rsidRDefault="007B76B8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anchor distT="0" distB="0" distL="114300" distR="114300" simplePos="0" relativeHeight="251658259" behindDoc="0" locked="0" layoutInCell="1" allowOverlap="1" wp14:anchorId="3753034A" wp14:editId="0314E18E">
            <wp:simplePos x="0" y="0"/>
            <wp:positionH relativeFrom="column">
              <wp:posOffset>0</wp:posOffset>
            </wp:positionH>
            <wp:positionV relativeFrom="paragraph">
              <wp:posOffset>11497</wp:posOffset>
            </wp:positionV>
            <wp:extent cx="5731510" cy="3295015"/>
            <wp:effectExtent l="0" t="0" r="2540" b="635"/>
            <wp:wrapTopAndBottom/>
            <wp:docPr id="137529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957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19BE4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C781A67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1391598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0D26954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BBA8C5D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F534AC3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786A1D4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3CD903C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F302FD7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576F075" w14:textId="58B6470D" w:rsidR="00C54B8F" w:rsidRPr="006069C6" w:rsidRDefault="00027B7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58260" behindDoc="0" locked="0" layoutInCell="1" allowOverlap="1" wp14:anchorId="5340A014" wp14:editId="62B4309E">
            <wp:simplePos x="0" y="0"/>
            <wp:positionH relativeFrom="margin">
              <wp:align>center</wp:align>
            </wp:positionH>
            <wp:positionV relativeFrom="paragraph">
              <wp:posOffset>354330</wp:posOffset>
            </wp:positionV>
            <wp:extent cx="6215894" cy="8505959"/>
            <wp:effectExtent l="0" t="0" r="0" b="0"/>
            <wp:wrapTopAndBottom/>
            <wp:docPr id="117702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223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5894" cy="8505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D5536" w14:textId="237BECEB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5BCA850" w14:textId="77777777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693B966" w14:textId="01831976" w:rsidR="00C54B8F" w:rsidRPr="006069C6" w:rsidRDefault="00C54B8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339FD41" w14:textId="5FBC5FDB" w:rsidR="00027B76" w:rsidRPr="006069C6" w:rsidRDefault="00027B7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ABF94D9" w14:textId="5F4132AB" w:rsidR="00027B76" w:rsidRPr="006069C6" w:rsidRDefault="00027B76" w:rsidP="00B109DF">
      <w:pPr>
        <w:rPr>
          <w:rFonts w:asciiTheme="majorHAnsi" w:hAnsiTheme="majorHAnsi" w:cstheme="majorHAnsi"/>
          <w:b/>
          <w:sz w:val="26"/>
          <w:szCs w:val="26"/>
        </w:rPr>
      </w:pPr>
    </w:p>
    <w:p w14:paraId="5580F86B" w14:textId="1BA1E4CC" w:rsidR="00027B76" w:rsidRPr="006069C6" w:rsidRDefault="00027B7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310B851" w14:textId="2CD32FC4" w:rsidR="00027B76" w:rsidRPr="006069C6" w:rsidRDefault="00551C34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anchor distT="0" distB="0" distL="114300" distR="114300" simplePos="0" relativeHeight="251658261" behindDoc="0" locked="0" layoutInCell="1" allowOverlap="1" wp14:anchorId="4270973F" wp14:editId="3CDC3AE2">
            <wp:simplePos x="0" y="0"/>
            <wp:positionH relativeFrom="margin">
              <wp:align>right</wp:align>
            </wp:positionH>
            <wp:positionV relativeFrom="paragraph">
              <wp:posOffset>477085</wp:posOffset>
            </wp:positionV>
            <wp:extent cx="5731510" cy="3801745"/>
            <wp:effectExtent l="0" t="0" r="2540" b="8255"/>
            <wp:wrapTopAndBottom/>
            <wp:docPr id="5921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378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F5D0E" w14:textId="32485E85" w:rsidR="00027B76" w:rsidRPr="006069C6" w:rsidRDefault="00027B7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E4DCB7E" w14:textId="77777777" w:rsidR="00027B76" w:rsidRPr="006069C6" w:rsidRDefault="00027B7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DADC4C3" w14:textId="77777777" w:rsidR="00027B76" w:rsidRPr="006069C6" w:rsidRDefault="00027B7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8DFCE2C" w14:textId="77777777" w:rsidR="00027B76" w:rsidRPr="006069C6" w:rsidRDefault="00027B7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6D75216" w14:textId="77777777" w:rsidR="00027B76" w:rsidRPr="006069C6" w:rsidRDefault="00027B7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9865709" w14:textId="77777777" w:rsidR="00027B76" w:rsidRPr="006069C6" w:rsidRDefault="00027B7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B4A67D0" w14:textId="77777777" w:rsidR="00027B76" w:rsidRPr="006069C6" w:rsidRDefault="00027B7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4F24C40" w14:textId="77777777" w:rsidR="00027B76" w:rsidRPr="006069C6" w:rsidRDefault="00027B7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CBC1B07" w14:textId="3B8135AD" w:rsidR="00027B76" w:rsidRPr="006069C6" w:rsidRDefault="00027B7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927C614" w14:textId="54F429FD" w:rsidR="00027B76" w:rsidRPr="006069C6" w:rsidRDefault="00027B7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7D4BEE6" w14:textId="687E1EA4" w:rsidR="00027B76" w:rsidRPr="006069C6" w:rsidRDefault="00027B7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31B7A80" w14:textId="78DD01B8" w:rsidR="00027B76" w:rsidRPr="006069C6" w:rsidRDefault="00027B7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128A78D" w14:textId="5197F404" w:rsidR="00551C34" w:rsidRPr="006069C6" w:rsidRDefault="00B0564E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anchor distT="0" distB="0" distL="114300" distR="114300" simplePos="0" relativeHeight="251658262" behindDoc="0" locked="0" layoutInCell="1" allowOverlap="1" wp14:anchorId="0251778D" wp14:editId="4D79272D">
            <wp:simplePos x="0" y="0"/>
            <wp:positionH relativeFrom="margin">
              <wp:align>right</wp:align>
            </wp:positionH>
            <wp:positionV relativeFrom="paragraph">
              <wp:posOffset>206041</wp:posOffset>
            </wp:positionV>
            <wp:extent cx="5816016" cy="5943600"/>
            <wp:effectExtent l="0" t="0" r="0" b="0"/>
            <wp:wrapTopAndBottom/>
            <wp:docPr id="192676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551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01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6292E" w14:textId="77777777" w:rsidR="00551C34" w:rsidRPr="006069C6" w:rsidRDefault="00551C34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74681F3" w14:textId="77777777" w:rsidR="00551C34" w:rsidRPr="006069C6" w:rsidRDefault="00551C34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E794FA5" w14:textId="77777777" w:rsidR="00551C34" w:rsidRPr="006069C6" w:rsidRDefault="00551C34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E73BDFB" w14:textId="2CB77F40" w:rsidR="00207C1F" w:rsidRPr="006069C6" w:rsidRDefault="00207C1F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4E2BBE5" w14:textId="1968F866" w:rsidR="00B109DF" w:rsidRPr="006069C6" w:rsidRDefault="00B109DF" w:rsidP="001F3F62">
      <w:pPr>
        <w:pStyle w:val="Heading1"/>
        <w:rPr>
          <w:rFonts w:cstheme="majorHAnsi"/>
          <w:b/>
          <w:szCs w:val="26"/>
        </w:rPr>
      </w:pPr>
      <w:bookmarkStart w:id="26" w:name="_Toc218719734"/>
      <w:r w:rsidRPr="00B109DF">
        <w:rPr>
          <w:rFonts w:cstheme="majorHAnsi"/>
          <w:b/>
          <w:szCs w:val="26"/>
        </w:rPr>
        <w:lastRenderedPageBreak/>
        <w:t>7. USE-CASE DIAGRAM</w:t>
      </w:r>
      <w:bookmarkEnd w:id="26"/>
    </w:p>
    <w:p w14:paraId="4C793A3D" w14:textId="6814142C" w:rsidR="00433D06" w:rsidRPr="006069C6" w:rsidRDefault="00433D0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anchor distT="0" distB="0" distL="114300" distR="114300" simplePos="0" relativeHeight="251658265" behindDoc="0" locked="0" layoutInCell="1" allowOverlap="1" wp14:anchorId="6556DC8F" wp14:editId="0CA4416A">
            <wp:simplePos x="0" y="0"/>
            <wp:positionH relativeFrom="column">
              <wp:posOffset>736979</wp:posOffset>
            </wp:positionH>
            <wp:positionV relativeFrom="paragraph">
              <wp:posOffset>245452</wp:posOffset>
            </wp:positionV>
            <wp:extent cx="4301490" cy="7139305"/>
            <wp:effectExtent l="0" t="0" r="3810" b="4445"/>
            <wp:wrapTopAndBottom/>
            <wp:docPr id="168574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4074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7" t="3095" r="8343" b="4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90" cy="713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EAD4CA5" w14:textId="43943D13" w:rsidR="00FA3D0A" w:rsidRPr="006069C6" w:rsidRDefault="00FA3D0A" w:rsidP="00B109DF">
      <w:pPr>
        <w:rPr>
          <w:rFonts w:asciiTheme="majorHAnsi" w:hAnsiTheme="majorHAnsi" w:cstheme="majorHAnsi"/>
          <w:sz w:val="26"/>
          <w:szCs w:val="26"/>
        </w:rPr>
      </w:pPr>
    </w:p>
    <w:p w14:paraId="4F9F43D6" w14:textId="1632E81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USE CASE SPECIFICATION</w:t>
      </w:r>
    </w:p>
    <w:p w14:paraId="128E9402" w14:textId="29E28DF6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Restaurant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Management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System</w:t>
      </w:r>
      <w:proofErr w:type="spellEnd"/>
    </w:p>
    <w:p w14:paraId="155B5C85" w14:textId="193BA14B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6160C541" w14:textId="5D7E6E9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lastRenderedPageBreak/>
        <w:t xml:space="preserve">UC-001 —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View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Restaurant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Information</w:t>
      </w:r>
      <w:proofErr w:type="spellEnd"/>
    </w:p>
    <w:p w14:paraId="7542EE0B" w14:textId="024CC00F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2C951793" w14:textId="70E433BE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visitor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views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general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information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about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restaurant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.</w:t>
      </w:r>
    </w:p>
    <w:p w14:paraId="710A248B" w14:textId="285C9D22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427E1EC0" w14:textId="3862C792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Visitor</w:t>
      </w:r>
      <w:proofErr w:type="spellEnd"/>
    </w:p>
    <w:p w14:paraId="06E276E3" w14:textId="4F159C6A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08590DDE" w14:textId="56A798D5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website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URL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available</w:t>
      </w:r>
      <w:proofErr w:type="spellEnd"/>
    </w:p>
    <w:p w14:paraId="6916D656" w14:textId="77ADB1C0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website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operating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normally</w:t>
      </w:r>
      <w:proofErr w:type="spellEnd"/>
    </w:p>
    <w:p w14:paraId="3A157AAA" w14:textId="6E8D256E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3962870" w14:textId="69B36501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Restaurant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information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successfully</w:t>
      </w:r>
      <w:proofErr w:type="spellEnd"/>
    </w:p>
    <w:p w14:paraId="2BE47BE1" w14:textId="54C40610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4604A821" w14:textId="43986A13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visitor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accesses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website</w:t>
      </w:r>
      <w:proofErr w:type="spellEnd"/>
    </w:p>
    <w:p w14:paraId="15EE198B" w14:textId="27A4AAA9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restaurant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information</w:t>
      </w:r>
      <w:proofErr w:type="spellEnd"/>
    </w:p>
    <w:p w14:paraId="71D63906" w14:textId="47BC9524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657BD46F" w14:textId="060BA0B5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UC-002 —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Make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Online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Reservation</w:t>
      </w:r>
      <w:proofErr w:type="spellEnd"/>
    </w:p>
    <w:p w14:paraId="54F955BF" w14:textId="7B58F154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83B8D83" w14:textId="4438C32F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visitor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makes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a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reservation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via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website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.</w:t>
      </w:r>
    </w:p>
    <w:p w14:paraId="515E8417" w14:textId="27BEE559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2E4DDD02" w14:textId="186495C1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Visitor</w:t>
      </w:r>
      <w:proofErr w:type="spellEnd"/>
    </w:p>
    <w:p w14:paraId="09F15C94" w14:textId="6E68C312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0AAD70C" w14:textId="2E521B91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website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operating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normally</w:t>
      </w:r>
      <w:proofErr w:type="spellEnd"/>
    </w:p>
    <w:p w14:paraId="7F4D416E" w14:textId="4CBCF0C5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564C722F" w14:textId="170B60D0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Reservation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information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to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</w:p>
    <w:p w14:paraId="483FB55A" w14:textId="14D919F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3173E2D8" w14:textId="05EAD9EE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visitor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Make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a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Reservation</w:t>
      </w:r>
      <w:proofErr w:type="spellEnd"/>
    </w:p>
    <w:p w14:paraId="14FEC505" w14:textId="100A0909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visitor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enters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name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phone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number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number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guests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time</w:t>
      </w:r>
      <w:proofErr w:type="spellEnd"/>
    </w:p>
    <w:p w14:paraId="3E7F25FD" w14:textId="5B1038BE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visitor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clicks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Confirm</w:t>
      </w:r>
      <w:proofErr w:type="spellEnd"/>
    </w:p>
    <w:p w14:paraId="5F3FAE90" w14:textId="356DCFE9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lastRenderedPageBreak/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saves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data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notifies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</w:p>
    <w:p w14:paraId="41C531F1" w14:textId="376756B1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Alternative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8AFE937" w14:textId="35590047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Missing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information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→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error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message</w:t>
      </w:r>
      <w:proofErr w:type="spellEnd"/>
    </w:p>
    <w:p w14:paraId="5C9A3336" w14:textId="58586937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Data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saving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error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→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failure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notification</w:t>
      </w:r>
      <w:proofErr w:type="spellEnd"/>
    </w:p>
    <w:p w14:paraId="55B54F35" w14:textId="24FF2452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7E0D5AD8" w14:textId="7A4046E6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UC-003 —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View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Menu</w:t>
      </w:r>
      <w:proofErr w:type="spellEnd"/>
    </w:p>
    <w:p w14:paraId="5ED61D08" w14:textId="1FE7678E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5D2B2EDE" w14:textId="33170D94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view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list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dishes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categorized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by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type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.</w:t>
      </w:r>
    </w:p>
    <w:p w14:paraId="34095B94" w14:textId="613AFD98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729C653C" w14:textId="69CB376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Customer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</w:p>
    <w:p w14:paraId="7F93F437" w14:textId="75D03D7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027540DC" w14:textId="39DD29BA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Customer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has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scanned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QR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code</w:t>
      </w:r>
      <w:proofErr w:type="spellEnd"/>
    </w:p>
    <w:p w14:paraId="1F29F9EB" w14:textId="3E6599AF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/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has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logged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in</w:t>
      </w:r>
    </w:p>
    <w:p w14:paraId="3DEA9591" w14:textId="482FD8D0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556253B0" w14:textId="10E667DD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Menu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displayed</w:t>
      </w:r>
      <w:proofErr w:type="spellEnd"/>
    </w:p>
    <w:p w14:paraId="7E0E9C0B" w14:textId="126E4A75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57779188" w14:textId="41B2EA09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opens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menu</w:t>
      </w:r>
      <w:proofErr w:type="spellEnd"/>
    </w:p>
    <w:p w14:paraId="6C2AC6FD" w14:textId="749F4287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food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categories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items</w:t>
      </w:r>
      <w:proofErr w:type="spellEnd"/>
    </w:p>
    <w:p w14:paraId="14122D64" w14:textId="4DB3725A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7D4EA0B2" w14:textId="42298306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UC-004 —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View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Cart</w:t>
      </w:r>
      <w:proofErr w:type="spellEnd"/>
    </w:p>
    <w:p w14:paraId="33ED3A38" w14:textId="554D4605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3C31C20A" w14:textId="3E1B052E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view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dishes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in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cart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.</w:t>
      </w:r>
    </w:p>
    <w:p w14:paraId="45C4C9F3" w14:textId="000523C8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44BC250" w14:textId="79DBBFC9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Customer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</w:p>
    <w:p w14:paraId="7F9CB8A9" w14:textId="61758F06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4291C3E8" w14:textId="24950E79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in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interface</w:t>
      </w:r>
      <w:proofErr w:type="spellEnd"/>
    </w:p>
    <w:p w14:paraId="3DC2A71A" w14:textId="4C9EB93C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0C6084DF" w14:textId="5A4B0BC7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lastRenderedPageBreak/>
        <w:t>Cart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information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displayed</w:t>
      </w:r>
      <w:proofErr w:type="spellEnd"/>
    </w:p>
    <w:p w14:paraId="6698938E" w14:textId="48C3FDC9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0D2ED779" w14:textId="2879300D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opens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cart</w:t>
      </w:r>
      <w:proofErr w:type="spellEnd"/>
    </w:p>
    <w:p w14:paraId="4F79E757" w14:textId="1C4C47AA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items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total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price</w:t>
      </w:r>
      <w:proofErr w:type="spellEnd"/>
    </w:p>
    <w:p w14:paraId="1E2A0983" w14:textId="3F88807C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7F2225E7" w14:textId="4A6F453A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UC-005 —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Create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Order</w:t>
      </w:r>
      <w:proofErr w:type="spellEnd"/>
    </w:p>
    <w:p w14:paraId="32BA9166" w14:textId="541D39E8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568331E" w14:textId="1CC1B59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menu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items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are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to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restaurant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an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order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.</w:t>
      </w:r>
    </w:p>
    <w:p w14:paraId="15B1866F" w14:textId="0D227874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50E08B9B" w14:textId="33D19390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Customer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</w:p>
    <w:p w14:paraId="78AE7CD9" w14:textId="1E4F96A9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37EA4632" w14:textId="0459522D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least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one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selected</w:t>
      </w:r>
      <w:proofErr w:type="spellEnd"/>
    </w:p>
    <w:p w14:paraId="5F6E6750" w14:textId="1A868764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1517FD0" w14:textId="57D9D5E4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Order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saved</w:t>
      </w:r>
      <w:proofErr w:type="spellEnd"/>
    </w:p>
    <w:p w14:paraId="2C762D0D" w14:textId="7C19DC24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status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changes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to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Serving</w:t>
      </w:r>
      <w:proofErr w:type="spellEnd"/>
    </w:p>
    <w:p w14:paraId="045C3B15" w14:textId="359D1FE2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E72544F" w14:textId="1E54DB25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opens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menu</w:t>
      </w:r>
      <w:proofErr w:type="spellEnd"/>
    </w:p>
    <w:p w14:paraId="3C7FFD0A" w14:textId="4D88F8B7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dishes</w:t>
      </w:r>
      <w:proofErr w:type="spellEnd"/>
    </w:p>
    <w:p w14:paraId="4B42DB97" w14:textId="18CD7AA1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opens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cart</w:t>
      </w:r>
      <w:proofErr w:type="spellEnd"/>
    </w:p>
    <w:p w14:paraId="1EA8D845" w14:textId="31035136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reviews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items</w:t>
      </w:r>
      <w:proofErr w:type="spellEnd"/>
    </w:p>
    <w:p w14:paraId="548FF8B9" w14:textId="1E45FBBC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clicks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Submit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Order</w:t>
      </w:r>
      <w:proofErr w:type="spellEnd"/>
    </w:p>
    <w:p w14:paraId="61AA2108" w14:textId="14D62BA3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saves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order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success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notification</w:t>
      </w:r>
      <w:proofErr w:type="spellEnd"/>
    </w:p>
    <w:p w14:paraId="48220A65" w14:textId="6D6EC031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Alternative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517C8363" w14:textId="7EB1001C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Empty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cart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→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order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cannot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be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submitted</w:t>
      </w:r>
      <w:proofErr w:type="spellEnd"/>
    </w:p>
    <w:p w14:paraId="418BFFC1" w14:textId="03029279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1E773EFB" w14:textId="33ED9EF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UC-006 —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Request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Payment</w:t>
      </w:r>
      <w:proofErr w:type="spellEnd"/>
    </w:p>
    <w:p w14:paraId="5A551F59" w14:textId="6E9A8F26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910335E" w14:textId="3E42563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lastRenderedPageBreak/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requests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payment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for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.</w:t>
      </w:r>
    </w:p>
    <w:p w14:paraId="10143BEE" w14:textId="2667BA52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645714D" w14:textId="5E2F209C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Customer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</w:p>
    <w:p w14:paraId="521A7B7C" w14:textId="4558B31B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73BC0E57" w14:textId="523FD6BB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An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order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exists</w:t>
      </w:r>
      <w:proofErr w:type="spellEnd"/>
    </w:p>
    <w:p w14:paraId="74EE21EA" w14:textId="1E6A8631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A75B656" w14:textId="234DA1C1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Payment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request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to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</w:p>
    <w:p w14:paraId="6EF1507F" w14:textId="39A5FBB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E598BB3" w14:textId="6571111F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clicks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Request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Payment</w:t>
      </w:r>
      <w:proofErr w:type="spellEnd"/>
    </w:p>
    <w:p w14:paraId="6B5B58C1" w14:textId="4B140A3F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records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request</w:t>
      </w:r>
      <w:proofErr w:type="spellEnd"/>
    </w:p>
    <w:p w14:paraId="2F27D23C" w14:textId="7061A97F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receives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a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notification</w:t>
      </w:r>
      <w:proofErr w:type="spellEnd"/>
    </w:p>
    <w:p w14:paraId="3C5AD979" w14:textId="502DD5E0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Alternative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3F6DF980" w14:textId="6348F44E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No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order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exists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→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request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rejected</w:t>
      </w:r>
      <w:proofErr w:type="spellEnd"/>
    </w:p>
    <w:p w14:paraId="78F271D3" w14:textId="03D76331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434E5F20" w14:textId="23F203D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UC-007 —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Login</w:t>
      </w:r>
      <w:proofErr w:type="spellEnd"/>
    </w:p>
    <w:p w14:paraId="050373CA" w14:textId="0BBC8FBB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32CA8642" w14:textId="681F00CE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logs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into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.</w:t>
      </w:r>
    </w:p>
    <w:p w14:paraId="356F3992" w14:textId="391A261B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4D639EC7" w14:textId="447EDDF1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</w:p>
    <w:p w14:paraId="49B3E04C" w14:textId="3D60E5D5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5F7D809" w14:textId="59A68E3D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A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valid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account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exists</w:t>
      </w:r>
      <w:proofErr w:type="spellEnd"/>
    </w:p>
    <w:p w14:paraId="38BA9093" w14:textId="77038205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55A33C9F" w14:textId="41090D4B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Login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successful</w:t>
      </w:r>
      <w:proofErr w:type="spellEnd"/>
    </w:p>
    <w:p w14:paraId="722E4BE1" w14:textId="29FF8981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7BBACB3" w14:textId="19FFC793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enters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username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password</w:t>
      </w:r>
      <w:proofErr w:type="spellEnd"/>
    </w:p>
    <w:p w14:paraId="50201949" w14:textId="7F14466E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verifies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credentials</w:t>
      </w:r>
      <w:proofErr w:type="spellEnd"/>
    </w:p>
    <w:p w14:paraId="3E7E6564" w14:textId="39B8A4A4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valid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grants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access</w:t>
      </w:r>
      <w:proofErr w:type="spellEnd"/>
    </w:p>
    <w:p w14:paraId="6334056C" w14:textId="1FAFFDDC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lastRenderedPageBreak/>
        <w:t>Alternative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4CD002DA" w14:textId="32A15F62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Invalid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credentials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→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login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fails</w:t>
      </w:r>
      <w:proofErr w:type="spellEnd"/>
    </w:p>
    <w:p w14:paraId="0595C783" w14:textId="09FA281C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035A7777" w14:textId="34C1FE5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UC-008 —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View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Map</w:t>
      </w:r>
      <w:proofErr w:type="spellEnd"/>
    </w:p>
    <w:p w14:paraId="720A62A2" w14:textId="3363597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2457BC8D" w14:textId="7B723D4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/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views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layout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status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.</w:t>
      </w:r>
    </w:p>
    <w:p w14:paraId="0AF36968" w14:textId="67844F8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597F1722" w14:textId="00F71568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</w:p>
    <w:p w14:paraId="1E80A74C" w14:textId="748D32C9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4B156798" w14:textId="361491B7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logged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in</w:t>
      </w:r>
    </w:p>
    <w:p w14:paraId="7D39471D" w14:textId="5FB1CEBB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28059F0" w14:textId="2568C276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map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status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are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displayed</w:t>
      </w:r>
      <w:proofErr w:type="spellEnd"/>
    </w:p>
    <w:p w14:paraId="2095A7D8" w14:textId="3A87D444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3522302D" w14:textId="3C529F7F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Map</w:t>
      </w:r>
      <w:proofErr w:type="spellEnd"/>
    </w:p>
    <w:p w14:paraId="47D18DAE" w14:textId="18B34E8A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layout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with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details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:</w:t>
      </w:r>
    </w:p>
    <w:p w14:paraId="066E8163" w14:textId="7485EEC7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White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color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: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Available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</w:p>
    <w:p w14:paraId="0F687B84" w14:textId="161E8FED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Blue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color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: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Occupied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</w:p>
    <w:p w14:paraId="45567013" w14:textId="037ADBA0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name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(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e.g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., B.5)</w:t>
      </w:r>
    </w:p>
    <w:p w14:paraId="12BBC6CF" w14:textId="5B8966E8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Occupied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time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(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e.g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., “1h 30m”)</w:t>
      </w:r>
    </w:p>
    <w:p w14:paraId="59A214B6" w14:textId="2AC95357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Temporary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total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amount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(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e.g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., “200,000 VND”)</w:t>
      </w:r>
    </w:p>
    <w:p w14:paraId="0663B90D" w14:textId="227F191E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24189A6A" w14:textId="226FAAC8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UC-009 —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Select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Table</w:t>
      </w:r>
      <w:proofErr w:type="spellEnd"/>
    </w:p>
    <w:p w14:paraId="123FDF58" w14:textId="73DE65E4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2FF6C24C" w14:textId="394A2427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/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a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to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start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service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.</w:t>
      </w:r>
    </w:p>
    <w:p w14:paraId="69B2E897" w14:textId="3662F4A5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21145E3E" w14:textId="0422AA26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</w:p>
    <w:p w14:paraId="50705970" w14:textId="666E5439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062D1120" w14:textId="33D35DBB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lastRenderedPageBreak/>
        <w:t>User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logged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in</w:t>
      </w:r>
    </w:p>
    <w:p w14:paraId="59A1FED0" w14:textId="43EFFF9A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75295D97" w14:textId="4BA94374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ready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for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processing</w:t>
      </w:r>
      <w:proofErr w:type="spellEnd"/>
    </w:p>
    <w:p w14:paraId="6C5046E9" w14:textId="1D525858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0062F905" w14:textId="6F35EDD0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a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</w:p>
    <w:p w14:paraId="6782B1A5" w14:textId="2F6357B5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information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navigates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to:</w:t>
      </w:r>
    </w:p>
    <w:p w14:paraId="5AC566E8" w14:textId="0CA9DF7D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Order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screen</w:t>
      </w:r>
      <w:proofErr w:type="spellEnd"/>
    </w:p>
    <w:p w14:paraId="686A158D" w14:textId="1DA80351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(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Cashier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):</w:t>
      </w: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Order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payment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screen</w:t>
      </w:r>
      <w:proofErr w:type="spellEnd"/>
    </w:p>
    <w:p w14:paraId="0DD763A4" w14:textId="1745AA1E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Alternative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E2B06F5" w14:textId="6CE7E6CE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already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occupied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→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current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order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information</w:t>
      </w:r>
      <w:proofErr w:type="spellEnd"/>
    </w:p>
    <w:p w14:paraId="29276F11" w14:textId="3C4430F3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6B591024" w14:textId="470DB150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UC-010 —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Process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Payment</w:t>
      </w:r>
      <w:proofErr w:type="spellEnd"/>
    </w:p>
    <w:p w14:paraId="32A7C859" w14:textId="031E3264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4B2D501C" w14:textId="40D0EB11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processes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customer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payment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.</w:t>
      </w:r>
    </w:p>
    <w:p w14:paraId="41B5CAB8" w14:textId="4DB5C25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3103CB66" w14:textId="1246352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</w:p>
    <w:p w14:paraId="4F75E8FC" w14:textId="7D65EF7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387F55A2" w14:textId="53A6A82A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has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an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existing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order</w:t>
      </w:r>
      <w:proofErr w:type="spellEnd"/>
    </w:p>
    <w:p w14:paraId="5E47D734" w14:textId="2CB7219E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5F314A7E" w14:textId="34F608A3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Payment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completed</w:t>
      </w:r>
      <w:proofErr w:type="spellEnd"/>
    </w:p>
    <w:p w14:paraId="4FC4F38F" w14:textId="7AB6AEF5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Revenue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updated</w:t>
      </w:r>
      <w:proofErr w:type="spellEnd"/>
    </w:p>
    <w:p w14:paraId="4D8EC410" w14:textId="247E48BB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status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changes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to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Available</w:t>
      </w:r>
      <w:proofErr w:type="spellEnd"/>
    </w:p>
    <w:p w14:paraId="298D6838" w14:textId="27B29CB4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A5EE1AF" w14:textId="38123BC2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accesses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Cashier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</w:t>
      </w:r>
      <w:proofErr w:type="spellEnd"/>
    </w:p>
    <w:p w14:paraId="2CF172A3" w14:textId="1B803BEC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a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</w:p>
    <w:p w14:paraId="62E818EC" w14:textId="62EB6C2D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order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details</w:t>
      </w:r>
      <w:proofErr w:type="spellEnd"/>
    </w:p>
    <w:p w14:paraId="5CEA4F4B" w14:textId="761CEDB1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clicks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Payment</w:t>
      </w:r>
      <w:proofErr w:type="spellEnd"/>
    </w:p>
    <w:p w14:paraId="75FEC824" w14:textId="53CA4099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lastRenderedPageBreak/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payment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details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:</w:t>
      </w:r>
    </w:p>
    <w:p w14:paraId="00D04A81" w14:textId="3C07412E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Subtotal</w:t>
      </w:r>
      <w:proofErr w:type="spellEnd"/>
    </w:p>
    <w:p w14:paraId="43009883" w14:textId="4C5A99A9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Discount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(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optional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)</w:t>
      </w:r>
    </w:p>
    <w:p w14:paraId="361D8055" w14:textId="15C61D55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Service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charge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(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optional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)</w:t>
      </w:r>
    </w:p>
    <w:p w14:paraId="7E2B601E" w14:textId="1F880954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Total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amount</w:t>
      </w:r>
      <w:proofErr w:type="spellEnd"/>
    </w:p>
    <w:p w14:paraId="60E87518" w14:textId="4FA32DAA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Customer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payment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amount</w:t>
      </w:r>
      <w:proofErr w:type="spellEnd"/>
    </w:p>
    <w:p w14:paraId="000C1AFD" w14:textId="227431B1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Payment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method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(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Cash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/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Other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account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)</w:t>
      </w:r>
    </w:p>
    <w:p w14:paraId="375C93E0" w14:textId="5333E478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Change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(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auto-calculated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)</w:t>
      </w:r>
    </w:p>
    <w:p w14:paraId="73447FA5" w14:textId="3D7F64D1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confirms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payment</w:t>
      </w:r>
      <w:proofErr w:type="spellEnd"/>
    </w:p>
    <w:p w14:paraId="18913100" w14:textId="72135FE3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updates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status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revenue</w:t>
      </w:r>
      <w:proofErr w:type="spellEnd"/>
    </w:p>
    <w:p w14:paraId="511B9E5C" w14:textId="00756124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Alternative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B78682B" w14:textId="7DA75279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Apply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discount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→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recalculates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total</w:t>
      </w:r>
      <w:proofErr w:type="spellEnd"/>
    </w:p>
    <w:p w14:paraId="2C944449" w14:textId="24C367D9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service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charge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→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recalculates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total</w:t>
      </w:r>
      <w:proofErr w:type="spellEnd"/>
    </w:p>
    <w:p w14:paraId="5020C6A8" w14:textId="790D4C1B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633D54A6" w14:textId="5667234A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UC-011 —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Manage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Staff</w:t>
      </w:r>
      <w:proofErr w:type="spellEnd"/>
    </w:p>
    <w:p w14:paraId="08B2699E" w14:textId="3F9AC3E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D3E99B9" w14:textId="4B022112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manages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accounts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.</w:t>
      </w:r>
    </w:p>
    <w:p w14:paraId="0ADF6C05" w14:textId="16050B5F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3BFC127E" w14:textId="5A1D21B6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</w:p>
    <w:p w14:paraId="3968EFCB" w14:textId="6E19966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02DFC585" w14:textId="4BB5BF84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logged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in</w:t>
      </w:r>
    </w:p>
    <w:p w14:paraId="22EB190D" w14:textId="33AADA2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4C786D27" w14:textId="7957DAC4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list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updated</w:t>
      </w:r>
      <w:proofErr w:type="spellEnd"/>
    </w:p>
    <w:p w14:paraId="7D440E31" w14:textId="3F2D1192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23B29D7C" w14:textId="01FADCCD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opens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Management</w:t>
      </w:r>
      <w:proofErr w:type="spellEnd"/>
    </w:p>
    <w:p w14:paraId="61FF2289" w14:textId="147F2601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adds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edits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deletes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accounts</w:t>
      </w:r>
      <w:proofErr w:type="spellEnd"/>
    </w:p>
    <w:p w14:paraId="51C42C54" w14:textId="229341CF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601FEB3E" w14:textId="2967B99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lastRenderedPageBreak/>
        <w:t xml:space="preserve">UC-012 —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Add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Staff</w:t>
      </w:r>
      <w:proofErr w:type="spellEnd"/>
    </w:p>
    <w:p w14:paraId="36087B9F" w14:textId="2C0ED657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204BEB59" w14:textId="37F615A5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adds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a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new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member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.</w:t>
      </w:r>
    </w:p>
    <w:p w14:paraId="7D6367A3" w14:textId="34905B1E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3BBF8A23" w14:textId="4AD6D98A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</w:p>
    <w:p w14:paraId="36FE673C" w14:textId="4F019AE6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948481B" w14:textId="792DBD13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logged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in</w:t>
      </w:r>
    </w:p>
    <w:p w14:paraId="562AAE68" w14:textId="57D382FC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E5462FB" w14:textId="23B3DA16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New staff account is created</w:t>
      </w:r>
    </w:p>
    <w:p w14:paraId="6442EA29" w14:textId="07F3FF91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7D0844AE" w14:textId="15942B1A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clicks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Add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Staff</w:t>
      </w:r>
      <w:proofErr w:type="spellEnd"/>
    </w:p>
    <w:p w14:paraId="4D82A132" w14:textId="5BC66FAB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input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form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:</w:t>
      </w:r>
    </w:p>
    <w:p w14:paraId="2902362D" w14:textId="208806A4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Full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name</w:t>
      </w:r>
      <w:proofErr w:type="spellEnd"/>
    </w:p>
    <w:p w14:paraId="5D3BB7A5" w14:textId="733CAF52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Username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(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phone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/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email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)</w:t>
      </w:r>
    </w:p>
    <w:p w14:paraId="5C83F6A8" w14:textId="5F8549DC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Password</w:t>
      </w:r>
      <w:proofErr w:type="spellEnd"/>
    </w:p>
    <w:p w14:paraId="757DC865" w14:textId="2D07E29C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Confirm password</w:t>
      </w:r>
    </w:p>
    <w:p w14:paraId="57E82EF4" w14:textId="34B365F9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enters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required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information</w:t>
      </w:r>
      <w:proofErr w:type="spellEnd"/>
    </w:p>
    <w:p w14:paraId="37B6652D" w14:textId="154F6E69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clicks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Add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Staff</w:t>
      </w:r>
      <w:proofErr w:type="spellEnd"/>
    </w:p>
    <w:p w14:paraId="3CCF42DF" w14:textId="65EEF662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New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appears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in the list</w:t>
      </w:r>
    </w:p>
    <w:p w14:paraId="183B0988" w14:textId="05AAABF1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03DA0A61" w14:textId="4B81059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UC-013 — Edit Staff</w:t>
      </w:r>
    </w:p>
    <w:p w14:paraId="68D9144E" w14:textId="498333CB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7371A593" w14:textId="159A0D4A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 edits staff information.</w:t>
      </w:r>
    </w:p>
    <w:p w14:paraId="347EBFA1" w14:textId="6D403B7E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7A00A845" w14:textId="19253120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</w:p>
    <w:p w14:paraId="44B0E9C7" w14:textId="7667E11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591C30A0" w14:textId="0981D16E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 is logged in</w:t>
      </w:r>
    </w:p>
    <w:p w14:paraId="4E950DC9" w14:textId="56D1AF85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lastRenderedPageBreak/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member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exists</w:t>
      </w:r>
      <w:proofErr w:type="spellEnd"/>
    </w:p>
    <w:p w14:paraId="7AF888E9" w14:textId="261E83A2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7F44453" w14:textId="6195EB09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Staff information is updated</w:t>
      </w:r>
    </w:p>
    <w:p w14:paraId="7D7B6D77" w14:textId="34FCC78C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4A0740C0" w14:textId="49BED287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opens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list</w:t>
      </w:r>
      <w:proofErr w:type="spellEnd"/>
    </w:p>
    <w:p w14:paraId="044533C2" w14:textId="17509BDF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a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member</w:t>
      </w:r>
    </w:p>
    <w:p w14:paraId="770D8FED" w14:textId="392ED9F0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edit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form</w:t>
      </w:r>
      <w:proofErr w:type="spellEnd"/>
    </w:p>
    <w:p w14:paraId="7A03A377" w14:textId="053EDB64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updates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information</w:t>
      </w:r>
      <w:proofErr w:type="spellEnd"/>
    </w:p>
    <w:p w14:paraId="65B97307" w14:textId="6ADA5C93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saves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changes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updates the list</w:t>
      </w:r>
    </w:p>
    <w:p w14:paraId="508FD270" w14:textId="4F0098EB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5E46A1F8" w14:textId="605A5AE8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UC-014 — Delete Staff</w:t>
      </w:r>
    </w:p>
    <w:p w14:paraId="7AE146FC" w14:textId="3AF870B6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3C8C0599" w14:textId="225EC357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 deletes a staff account.</w:t>
      </w:r>
    </w:p>
    <w:p w14:paraId="53647BCF" w14:textId="3D508A84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231F7B43" w14:textId="6667A26B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</w:p>
    <w:p w14:paraId="528B3DBC" w14:textId="6AB63D29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4BAA3B3" w14:textId="5988CE94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Staff member exists</w:t>
      </w:r>
    </w:p>
    <w:p w14:paraId="268397A6" w14:textId="12DCE34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735B1997" w14:textId="33FD9DA7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Staff account is permanently removed</w:t>
      </w:r>
    </w:p>
    <w:p w14:paraId="64FF9062" w14:textId="2E6DFCD0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05015B9" w14:textId="7C53965B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a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member</w:t>
      </w:r>
    </w:p>
    <w:p w14:paraId="4D6C91CF" w14:textId="7C60D308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clicks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Delete</w:t>
      </w:r>
      <w:proofErr w:type="spellEnd"/>
    </w:p>
    <w:p w14:paraId="2C2E9F58" w14:textId="104EACE6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confirmation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popup</w:t>
      </w:r>
      <w:proofErr w:type="spellEnd"/>
    </w:p>
    <w:p w14:paraId="329BF509" w14:textId="453C620D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confirms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deletion</w:t>
      </w:r>
      <w:proofErr w:type="spellEnd"/>
    </w:p>
    <w:p w14:paraId="46107D29" w14:textId="26745967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updates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staff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list</w:t>
      </w:r>
    </w:p>
    <w:p w14:paraId="19BCFAF2" w14:textId="3B822A09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121CDD62" w14:textId="1B38C330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UC-015 — Manage Goods</w:t>
      </w:r>
    </w:p>
    <w:p w14:paraId="5A7F466C" w14:textId="7E2625E6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lastRenderedPageBreak/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546D0196" w14:textId="0A881B69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 manages food items.</w:t>
      </w:r>
    </w:p>
    <w:p w14:paraId="2EBF8CDD" w14:textId="66C0BCA7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358866CC" w14:textId="0273137E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</w:p>
    <w:p w14:paraId="0AFAB0A1" w14:textId="0141A8AF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600E12C" w14:textId="27F9D5A1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 is logged in</w:t>
      </w:r>
    </w:p>
    <w:p w14:paraId="4BC60E2C" w14:textId="1B6C578E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BA38A56" w14:textId="285BD5F9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Menu is updated</w:t>
      </w:r>
    </w:p>
    <w:p w14:paraId="64626D21" w14:textId="4335AE7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4B628529" w14:textId="40BDC3BA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opens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Goods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Management</w:t>
      </w:r>
      <w:proofErr w:type="spellEnd"/>
    </w:p>
    <w:p w14:paraId="2F8F4882" w14:textId="7CA8D8F2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adds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edits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,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deletes food items</w:t>
      </w:r>
    </w:p>
    <w:p w14:paraId="5B7E08A2" w14:textId="74B7C9A6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51E478B1" w14:textId="5C29A316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UC-016 — Add Goods</w:t>
      </w:r>
    </w:p>
    <w:p w14:paraId="398C406B" w14:textId="26DCCAC8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40EAF3E0" w14:textId="13540327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 adds a new food item.</w:t>
      </w:r>
    </w:p>
    <w:p w14:paraId="3ED50392" w14:textId="790D9E0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7B8ADE23" w14:textId="1ED436A2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</w:p>
    <w:p w14:paraId="5ECB0506" w14:textId="4753426F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4B7CEF68" w14:textId="5563C514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 is logged in</w:t>
      </w:r>
    </w:p>
    <w:p w14:paraId="71B8FDE6" w14:textId="3A08EA8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71707D3F" w14:textId="637EA389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New item appears in the menu</w:t>
      </w:r>
    </w:p>
    <w:p w14:paraId="3FCB5BAD" w14:textId="6BFCC65B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0E643A6" w14:textId="15FDC404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clicks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Add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Goods</w:t>
      </w:r>
      <w:proofErr w:type="spellEnd"/>
    </w:p>
    <w:p w14:paraId="78F0DB3E" w14:textId="73EE436F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input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form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:</w:t>
      </w:r>
    </w:p>
    <w:p w14:paraId="47D72B1D" w14:textId="53B91117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Image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upload</w:t>
      </w:r>
      <w:proofErr w:type="spellEnd"/>
    </w:p>
    <w:p w14:paraId="60FBE8C4" w14:textId="0AA6860F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name</w:t>
      </w:r>
      <w:proofErr w:type="spellEnd"/>
    </w:p>
    <w:p w14:paraId="19C56B66" w14:textId="338B457D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Category</w:t>
      </w:r>
      <w:proofErr w:type="spellEnd"/>
    </w:p>
    <w:p w14:paraId="3E72B598" w14:textId="01E3C59A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lastRenderedPageBreak/>
        <w:t>Price</w:t>
      </w:r>
    </w:p>
    <w:p w14:paraId="453CF7BD" w14:textId="6B94C78A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fills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in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all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fields</w:t>
      </w:r>
    </w:p>
    <w:p w14:paraId="41B1D6FC" w14:textId="6645E80F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clicks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Add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Goods</w:t>
      </w:r>
      <w:proofErr w:type="spellEnd"/>
    </w:p>
    <w:p w14:paraId="3BA51001" w14:textId="61928BD1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validates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data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saves to database</w:t>
      </w:r>
    </w:p>
    <w:p w14:paraId="1A4B38D4" w14:textId="790182E2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Alternative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16C361F" w14:textId="65589F82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Invalid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data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→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error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message is displayed</w:t>
      </w:r>
    </w:p>
    <w:p w14:paraId="27D86252" w14:textId="02A88281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1C8BC062" w14:textId="31487394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UC-017 — Edit Goods</w:t>
      </w:r>
    </w:p>
    <w:p w14:paraId="66600247" w14:textId="12346238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77D74AE4" w14:textId="48031FDE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 edits food item information.</w:t>
      </w:r>
    </w:p>
    <w:p w14:paraId="622B6C2A" w14:textId="3B6487E5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2C068F61" w14:textId="61300ACF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</w:p>
    <w:p w14:paraId="095A1DFF" w14:textId="3D62173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EE2706D" w14:textId="34731055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Food item exists</w:t>
      </w:r>
    </w:p>
    <w:p w14:paraId="1B0344CD" w14:textId="7261628F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57380DA7" w14:textId="4883E8FE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Item information is updated</w:t>
      </w:r>
    </w:p>
    <w:p w14:paraId="03AC2F87" w14:textId="5A60ECE7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215A28DB" w14:textId="1881B31D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an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item</w:t>
      </w:r>
      <w:proofErr w:type="spellEnd"/>
    </w:p>
    <w:p w14:paraId="222D0190" w14:textId="2BA9B410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clicks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Update</w:t>
      </w:r>
      <w:proofErr w:type="spellEnd"/>
    </w:p>
    <w:p w14:paraId="50C3F92E" w14:textId="66C3AAAF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edit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form</w:t>
      </w:r>
      <w:proofErr w:type="spellEnd"/>
    </w:p>
    <w:p w14:paraId="63BF7FEF" w14:textId="184823A7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updates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information</w:t>
      </w:r>
      <w:proofErr w:type="spellEnd"/>
    </w:p>
    <w:p w14:paraId="1F2BDB0D" w14:textId="7B9200B5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saves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changes</w:t>
      </w:r>
      <w:proofErr w:type="spellEnd"/>
    </w:p>
    <w:p w14:paraId="36A72B03" w14:textId="287A4ECB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09A8777A" w14:textId="4F0830A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UC-018 — Delete Goods</w:t>
      </w:r>
    </w:p>
    <w:p w14:paraId="2E178145" w14:textId="7D7C761F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069CADDC" w14:textId="624269D8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 deletes a food item.</w:t>
      </w:r>
    </w:p>
    <w:p w14:paraId="553E6F45" w14:textId="4F8EB53B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74415096" w14:textId="4E8B7D96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lastRenderedPageBreak/>
        <w:t>Admin</w:t>
      </w:r>
    </w:p>
    <w:p w14:paraId="4AFDB7DD" w14:textId="18C198EF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277A3600" w14:textId="1F72A678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Food item exists</w:t>
      </w:r>
    </w:p>
    <w:p w14:paraId="7F3A5AFE" w14:textId="79A750F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1674D10E" w14:textId="6250E5D3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Item is removed from the menu</w:t>
      </w:r>
    </w:p>
    <w:p w14:paraId="0E570D77" w14:textId="4AF706D4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354B7397" w14:textId="1C4D39D6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an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item</w:t>
      </w:r>
      <w:proofErr w:type="spellEnd"/>
    </w:p>
    <w:p w14:paraId="7374F090" w14:textId="65F46235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clicks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Delete</w:t>
      </w:r>
      <w:proofErr w:type="spellEnd"/>
    </w:p>
    <w:p w14:paraId="096B8A07" w14:textId="659C4524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confirmation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popup</w:t>
      </w:r>
      <w:proofErr w:type="spellEnd"/>
    </w:p>
    <w:p w14:paraId="0E4D0C8E" w14:textId="3A6DB687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confirms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deletion</w:t>
      </w:r>
      <w:proofErr w:type="spellEnd"/>
    </w:p>
    <w:p w14:paraId="31722931" w14:textId="26CDA641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removes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from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database</w:t>
      </w:r>
    </w:p>
    <w:p w14:paraId="272D4FE2" w14:textId="276FB34D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1B6CE0BE" w14:textId="0C1A0891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UC-019 — Delete Order</w:t>
      </w:r>
    </w:p>
    <w:p w14:paraId="02727E67" w14:textId="6FAC9196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4C5BF56A" w14:textId="7D70EBA5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 deletes an order of a table.</w:t>
      </w:r>
    </w:p>
    <w:p w14:paraId="4A83FA13" w14:textId="30C39114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0CCFAE2D" w14:textId="1796FBA7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</w:p>
    <w:p w14:paraId="7AD5CBFA" w14:textId="1C22116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23AC8927" w14:textId="64F7D151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Table has an order</w:t>
      </w:r>
    </w:p>
    <w:p w14:paraId="6E2723EF" w14:textId="1609C40D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75BA0214" w14:textId="3F0110D3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Order is deleted</w:t>
      </w:r>
    </w:p>
    <w:p w14:paraId="7AC3D2BC" w14:textId="4B7B195F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status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changes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to </w:t>
      </w: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Available</w:t>
      </w:r>
    </w:p>
    <w:p w14:paraId="4C628884" w14:textId="2C352625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5E52AC5E" w14:textId="5129AD11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a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table</w:t>
      </w:r>
      <w:proofErr w:type="spellEnd"/>
    </w:p>
    <w:p w14:paraId="3355127F" w14:textId="1293E769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selects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Delete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Order</w:t>
      </w:r>
      <w:proofErr w:type="spellEnd"/>
    </w:p>
    <w:p w14:paraId="2B2CA5ED" w14:textId="6AD60341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confirms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deletion</w:t>
      </w:r>
      <w:proofErr w:type="spellEnd"/>
    </w:p>
    <w:p w14:paraId="28D515E8" w14:textId="1D376BA5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Alternative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28F9D307" w14:textId="1EC6975B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lastRenderedPageBreak/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cancels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the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action</w:t>
      </w:r>
      <w:proofErr w:type="spellEnd"/>
    </w:p>
    <w:p w14:paraId="10D58051" w14:textId="68F851CE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1B04F7B1" w14:textId="0B8EE6E4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UC-020 — View Dashboard</w:t>
      </w:r>
    </w:p>
    <w:p w14:paraId="5B13CB1A" w14:textId="7ECB0293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Description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32B882EB" w14:textId="1C3A97C2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 views overall restaurant statistics.</w:t>
      </w:r>
    </w:p>
    <w:p w14:paraId="6EEE89B4" w14:textId="2625B502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Actor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24F9BA16" w14:textId="6E1BC5B2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</w:p>
    <w:p w14:paraId="25B4A8CC" w14:textId="39D0CC1A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Preconditions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F023564" w14:textId="47C9B128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Admin is logged in</w:t>
      </w:r>
    </w:p>
    <w:p w14:paraId="1674FFD6" w14:textId="36F5C922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Postconditions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680949D7" w14:textId="6FF1B648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r w:rsidRPr="006069C6">
        <w:rPr>
          <w:rFonts w:asciiTheme="majorHAnsi" w:eastAsia="Aptos Display" w:hAnsiTheme="majorHAnsi" w:cstheme="majorHAnsi"/>
          <w:sz w:val="26"/>
          <w:szCs w:val="26"/>
        </w:rPr>
        <w:t>Dashboard statistics are displayed</w:t>
      </w:r>
    </w:p>
    <w:p w14:paraId="4DAB7718" w14:textId="17AD449E" w:rsidR="00FA3D0A" w:rsidRPr="006069C6" w:rsidRDefault="60E8928A" w:rsidP="00987BAD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Main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Flow</w:t>
      </w:r>
      <w:proofErr w:type="spellEnd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:</w:t>
      </w:r>
    </w:p>
    <w:p w14:paraId="2F778098" w14:textId="06463241" w:rsidR="00FA3D0A" w:rsidRPr="006069C6" w:rsidRDefault="60E8928A" w:rsidP="00987BAD">
      <w:pPr>
        <w:rPr>
          <w:rFonts w:asciiTheme="majorHAnsi" w:eastAsia="Aptos Display" w:hAnsiTheme="majorHAnsi" w:cstheme="majorHAnsi"/>
          <w:b/>
          <w:bCs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opens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b/>
          <w:bCs/>
          <w:sz w:val="26"/>
          <w:szCs w:val="26"/>
        </w:rPr>
        <w:t>Dashboard</w:t>
      </w:r>
      <w:proofErr w:type="spellEnd"/>
    </w:p>
    <w:p w14:paraId="30FCD06C" w14:textId="57F5479B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:</w:t>
      </w:r>
    </w:p>
    <w:p w14:paraId="03C14C7E" w14:textId="34312583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Total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revenue</w:t>
      </w:r>
      <w:proofErr w:type="spellEnd"/>
    </w:p>
    <w:p w14:paraId="1587C19D" w14:textId="2D6D4E1F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Cash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revenue</w:t>
      </w:r>
      <w:proofErr w:type="spellEnd"/>
    </w:p>
    <w:p w14:paraId="34B9748E" w14:textId="4410CE4D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Other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payment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revenue</w:t>
      </w:r>
      <w:proofErr w:type="spellEnd"/>
    </w:p>
    <w:p w14:paraId="1A2BDDA2" w14:textId="5D1667A8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Total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orders</w:t>
      </w:r>
      <w:proofErr w:type="spellEnd"/>
    </w:p>
    <w:p w14:paraId="356B02BD" w14:textId="6727C52E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Admin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can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filter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by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time (e.g., Yesterday)</w:t>
      </w:r>
    </w:p>
    <w:p w14:paraId="7BA45FDE" w14:textId="0A725BA9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System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displays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>:</w:t>
      </w:r>
    </w:p>
    <w:p w14:paraId="2D7EFB1B" w14:textId="34ED7D1B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Online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reservation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list</w:t>
      </w:r>
      <w:proofErr w:type="spellEnd"/>
    </w:p>
    <w:p w14:paraId="032C4F0C" w14:textId="6AE04997" w:rsidR="00FA3D0A" w:rsidRPr="006069C6" w:rsidRDefault="60E8928A" w:rsidP="00987BAD">
      <w:pPr>
        <w:rPr>
          <w:rFonts w:asciiTheme="majorHAnsi" w:eastAsia="Aptos Display" w:hAnsiTheme="majorHAnsi" w:cstheme="majorHAnsi"/>
          <w:sz w:val="26"/>
          <w:szCs w:val="26"/>
        </w:rPr>
      </w:pP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Best-selling</w:t>
      </w:r>
      <w:proofErr w:type="spellEnd"/>
      <w:r w:rsidRPr="006069C6">
        <w:rPr>
          <w:rFonts w:asciiTheme="majorHAnsi" w:eastAsia="Aptos Display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eastAsia="Aptos Display" w:hAnsiTheme="majorHAnsi" w:cstheme="majorHAnsi"/>
          <w:sz w:val="26"/>
          <w:szCs w:val="26"/>
        </w:rPr>
        <w:t>items</w:t>
      </w:r>
      <w:proofErr w:type="spellEnd"/>
    </w:p>
    <w:p w14:paraId="612FAA8E" w14:textId="4D66FA8D" w:rsidR="00FA3D0A" w:rsidRPr="006069C6" w:rsidRDefault="00FA3D0A" w:rsidP="00987BAD">
      <w:pPr>
        <w:rPr>
          <w:rFonts w:asciiTheme="majorHAnsi" w:hAnsiTheme="majorHAnsi" w:cstheme="majorHAnsi"/>
          <w:sz w:val="26"/>
          <w:szCs w:val="26"/>
        </w:rPr>
      </w:pPr>
    </w:p>
    <w:p w14:paraId="7E74D0FF" w14:textId="21ABFAA5" w:rsidR="00FA3D0A" w:rsidRPr="006069C6" w:rsidRDefault="00FA3D0A" w:rsidP="00B109DF">
      <w:pPr>
        <w:rPr>
          <w:rFonts w:asciiTheme="majorHAnsi" w:hAnsiTheme="majorHAnsi" w:cstheme="majorHAnsi"/>
          <w:b/>
          <w:sz w:val="26"/>
          <w:szCs w:val="26"/>
        </w:rPr>
      </w:pPr>
    </w:p>
    <w:p w14:paraId="4F9FA601" w14:textId="77777777" w:rsidR="00FA3D0A" w:rsidRPr="006069C6" w:rsidRDefault="00FA3D0A" w:rsidP="00B109DF">
      <w:pPr>
        <w:rPr>
          <w:rFonts w:asciiTheme="majorHAnsi" w:hAnsiTheme="majorHAnsi" w:cstheme="majorHAnsi"/>
          <w:b/>
          <w:sz w:val="26"/>
          <w:szCs w:val="26"/>
        </w:rPr>
      </w:pPr>
    </w:p>
    <w:p w14:paraId="1AB1BBAD" w14:textId="77777777" w:rsidR="00FA3D0A" w:rsidRPr="006069C6" w:rsidRDefault="00FA3D0A" w:rsidP="00B109DF">
      <w:pPr>
        <w:rPr>
          <w:rFonts w:asciiTheme="majorHAnsi" w:hAnsiTheme="majorHAnsi" w:cstheme="majorHAnsi"/>
          <w:b/>
          <w:sz w:val="26"/>
          <w:szCs w:val="26"/>
        </w:rPr>
      </w:pPr>
    </w:p>
    <w:p w14:paraId="1DEFE3B8" w14:textId="23047416" w:rsidR="00B109DF" w:rsidRPr="00B109DF" w:rsidRDefault="00B109DF" w:rsidP="007A797E">
      <w:pPr>
        <w:pStyle w:val="Heading1"/>
        <w:rPr>
          <w:rFonts w:cstheme="majorHAnsi"/>
          <w:b/>
          <w:szCs w:val="26"/>
        </w:rPr>
      </w:pPr>
      <w:bookmarkStart w:id="27" w:name="_Toc218719735"/>
      <w:r w:rsidRPr="00B109DF">
        <w:rPr>
          <w:rFonts w:cstheme="majorHAnsi"/>
          <w:b/>
          <w:szCs w:val="26"/>
        </w:rPr>
        <w:lastRenderedPageBreak/>
        <w:t>8. CLASS DIAGRAM</w:t>
      </w:r>
      <w:bookmarkEnd w:id="27"/>
    </w:p>
    <w:p w14:paraId="7629D1FC" w14:textId="47605279" w:rsidR="040F9181" w:rsidRPr="006069C6" w:rsidRDefault="040F9181" w:rsidP="0A181850">
      <w:pPr>
        <w:rPr>
          <w:rFonts w:asciiTheme="majorHAnsi" w:hAnsiTheme="majorHAnsi" w:cstheme="majorHAnsi"/>
          <w:sz w:val="26"/>
          <w:szCs w:val="26"/>
        </w:rPr>
      </w:pPr>
    </w:p>
    <w:p w14:paraId="0C0E32FB" w14:textId="7BD05CF0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3346463" w14:textId="63CCABBA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E786405" w14:textId="440C5D6E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8EB93F8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2902164" w14:textId="29691FDA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noProof/>
          <w:sz w:val="26"/>
          <w:szCs w:val="26"/>
        </w:rPr>
        <w:drawing>
          <wp:anchor distT="0" distB="0" distL="114300" distR="114300" simplePos="0" relativeHeight="251658263" behindDoc="0" locked="0" layoutInCell="1" allowOverlap="1" wp14:anchorId="792A7B42" wp14:editId="25696362">
            <wp:simplePos x="0" y="0"/>
            <wp:positionH relativeFrom="column">
              <wp:posOffset>-48260</wp:posOffset>
            </wp:positionH>
            <wp:positionV relativeFrom="paragraph">
              <wp:posOffset>194310</wp:posOffset>
            </wp:positionV>
            <wp:extent cx="5886450" cy="4162425"/>
            <wp:effectExtent l="0" t="0" r="0" b="9525"/>
            <wp:wrapTopAndBottom/>
            <wp:docPr id="6119587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58717" name="Picture 6119587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68F22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006BE05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768EA2B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7289EC9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941855F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26877F6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794BAE7" w14:textId="17D89CD7" w:rsidR="00B109DF" w:rsidRPr="006069C6" w:rsidRDefault="00B109DF" w:rsidP="00DB4660">
      <w:pPr>
        <w:pStyle w:val="Heading1"/>
        <w:rPr>
          <w:rFonts w:cstheme="majorHAnsi"/>
          <w:b/>
          <w:szCs w:val="26"/>
        </w:rPr>
      </w:pPr>
      <w:bookmarkStart w:id="28" w:name="_Toc218719736"/>
      <w:r w:rsidRPr="00B109DF">
        <w:rPr>
          <w:rFonts w:cstheme="majorHAnsi"/>
          <w:b/>
          <w:szCs w:val="26"/>
        </w:rPr>
        <w:t>9. DATABASE SCHEMA</w:t>
      </w:r>
      <w:bookmarkEnd w:id="28"/>
    </w:p>
    <w:p w14:paraId="65D6568D" w14:textId="391E99F6" w:rsidR="003A5E75" w:rsidRPr="00B109DF" w:rsidRDefault="003A5E75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54291E4" w14:textId="140E5C0B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857FEFF" w14:textId="7DA87436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5244974" w14:textId="55601C49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963F09B" w14:textId="660545C3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anchor distT="0" distB="0" distL="114300" distR="114300" simplePos="0" relativeHeight="251658264" behindDoc="0" locked="0" layoutInCell="1" allowOverlap="1" wp14:anchorId="5886E8A5" wp14:editId="73522A0C">
            <wp:simplePos x="0" y="0"/>
            <wp:positionH relativeFrom="margin">
              <wp:align>right</wp:align>
            </wp:positionH>
            <wp:positionV relativeFrom="paragraph">
              <wp:posOffset>197151</wp:posOffset>
            </wp:positionV>
            <wp:extent cx="5731510" cy="4833620"/>
            <wp:effectExtent l="0" t="0" r="2540" b="5080"/>
            <wp:wrapTopAndBottom/>
            <wp:docPr id="213985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502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25394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498BAF1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868FDFF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26BA1AC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ECFAFDE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A9D6E77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02919BC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11502AE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8AACA1F" w14:textId="6F375380" w:rsidR="00B109DF" w:rsidRPr="00B109DF" w:rsidRDefault="00B109DF" w:rsidP="007F64C3">
      <w:pPr>
        <w:pStyle w:val="Heading1"/>
        <w:rPr>
          <w:rFonts w:cstheme="majorHAnsi"/>
          <w:b/>
          <w:bCs/>
          <w:szCs w:val="26"/>
        </w:rPr>
      </w:pPr>
      <w:bookmarkStart w:id="29" w:name="_Toc218719737"/>
      <w:r w:rsidRPr="00B109DF">
        <w:rPr>
          <w:rFonts w:cstheme="majorHAnsi"/>
          <w:b/>
          <w:bCs/>
          <w:szCs w:val="26"/>
        </w:rPr>
        <w:lastRenderedPageBreak/>
        <w:t xml:space="preserve">10. </w:t>
      </w:r>
      <w:r w:rsidR="007F64C3" w:rsidRPr="006069C6">
        <w:rPr>
          <w:rFonts w:cstheme="majorHAnsi"/>
          <w:b/>
          <w:bCs/>
          <w:szCs w:val="26"/>
        </w:rPr>
        <w:t>USER INTERFACE DESIGN</w:t>
      </w:r>
      <w:bookmarkEnd w:id="29"/>
    </w:p>
    <w:p w14:paraId="6B18D051" w14:textId="012DAD5E" w:rsidR="00B109DF" w:rsidRPr="006069C6" w:rsidRDefault="00BF4472" w:rsidP="007747EB">
      <w:pPr>
        <w:pStyle w:val="Heading2"/>
        <w:rPr>
          <w:rFonts w:eastAsia="Aptos" w:cstheme="majorHAnsi"/>
          <w:b/>
          <w:bCs/>
          <w:szCs w:val="26"/>
        </w:rPr>
      </w:pPr>
      <w:bookmarkStart w:id="30" w:name="_Toc218719738"/>
      <w:r w:rsidRPr="006069C6">
        <w:rPr>
          <w:rFonts w:cstheme="majorHAnsi"/>
          <w:b/>
          <w:noProof/>
          <w:szCs w:val="26"/>
        </w:rPr>
        <w:drawing>
          <wp:anchor distT="0" distB="0" distL="114300" distR="114300" simplePos="0" relativeHeight="251658240" behindDoc="0" locked="0" layoutInCell="1" allowOverlap="1" wp14:anchorId="6A557D40" wp14:editId="038A936E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6080125" cy="4215130"/>
            <wp:effectExtent l="0" t="0" r="0" b="0"/>
            <wp:wrapTopAndBottom/>
            <wp:docPr id="103023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30" t="10355" r="21127" b="8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643" cy="4228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09DF" w:rsidRPr="00B109DF">
        <w:rPr>
          <w:rFonts w:cstheme="majorHAnsi"/>
          <w:b/>
          <w:bCs/>
          <w:szCs w:val="26"/>
        </w:rPr>
        <w:t xml:space="preserve">10.1. </w:t>
      </w:r>
      <w:proofErr w:type="spellStart"/>
      <w:r w:rsidR="007C0DFB" w:rsidRPr="006069C6">
        <w:rPr>
          <w:rFonts w:cstheme="majorHAnsi"/>
          <w:b/>
          <w:bCs/>
          <w:szCs w:val="26"/>
        </w:rPr>
        <w:t>Visitor</w:t>
      </w:r>
      <w:proofErr w:type="spellEnd"/>
      <w:r w:rsidR="007C0DFB" w:rsidRPr="006069C6">
        <w:rPr>
          <w:rFonts w:cstheme="majorHAnsi"/>
          <w:b/>
          <w:bCs/>
          <w:szCs w:val="26"/>
        </w:rPr>
        <w:t xml:space="preserve"> </w:t>
      </w:r>
      <w:ins w:id="31" w:author="Microsoft Word" w:date="2026-01-07T08:04:00Z" w16du:dateUtc="2026-01-07T16:04:00Z">
        <w:r w:rsidR="007C0DFB" w:rsidRPr="006069C6">
          <w:rPr>
            <w:rFonts w:cstheme="majorHAnsi"/>
            <w:b/>
            <w:bCs/>
            <w:szCs w:val="26"/>
          </w:rPr>
          <w:t xml:space="preserve"> </w:t>
        </w:r>
      </w:ins>
      <w:r w:rsidR="007C0DFB" w:rsidRPr="006069C6">
        <w:rPr>
          <w:rFonts w:cstheme="majorHAnsi"/>
          <w:b/>
          <w:bCs/>
          <w:szCs w:val="26"/>
        </w:rPr>
        <w:t xml:space="preserve">– </w:t>
      </w:r>
      <w:proofErr w:type="spellStart"/>
      <w:r w:rsidR="007C0DFB" w:rsidRPr="006069C6">
        <w:rPr>
          <w:rFonts w:cstheme="majorHAnsi"/>
          <w:b/>
          <w:bCs/>
          <w:szCs w:val="26"/>
        </w:rPr>
        <w:t>Online</w:t>
      </w:r>
      <w:proofErr w:type="spellEnd"/>
      <w:r w:rsidR="007C0DFB" w:rsidRPr="006069C6">
        <w:rPr>
          <w:rFonts w:cstheme="majorHAnsi"/>
          <w:b/>
          <w:bCs/>
          <w:szCs w:val="26"/>
        </w:rPr>
        <w:t xml:space="preserve"> </w:t>
      </w:r>
      <w:proofErr w:type="spellStart"/>
      <w:r w:rsidR="224162BC" w:rsidRPr="006069C6">
        <w:rPr>
          <w:rFonts w:eastAsia="Aptos" w:cstheme="majorHAnsi"/>
          <w:b/>
          <w:bCs/>
          <w:szCs w:val="26"/>
        </w:rPr>
        <w:t>Table</w:t>
      </w:r>
      <w:proofErr w:type="spellEnd"/>
      <w:r w:rsidR="224162BC" w:rsidRPr="006069C6">
        <w:rPr>
          <w:rFonts w:eastAsia="Aptos" w:cstheme="majorHAnsi"/>
          <w:b/>
          <w:bCs/>
          <w:szCs w:val="26"/>
        </w:rPr>
        <w:t xml:space="preserve"> </w:t>
      </w:r>
      <w:proofErr w:type="spellStart"/>
      <w:r w:rsidR="007C0DFB" w:rsidRPr="006069C6">
        <w:rPr>
          <w:rFonts w:cstheme="majorHAnsi"/>
          <w:b/>
          <w:bCs/>
          <w:szCs w:val="26"/>
        </w:rPr>
        <w:t>Reservation</w:t>
      </w:r>
      <w:proofErr w:type="spellEnd"/>
      <w:r w:rsidR="224162BC" w:rsidRPr="006069C6">
        <w:rPr>
          <w:rFonts w:eastAsia="Aptos" w:cstheme="majorHAnsi"/>
          <w:b/>
          <w:bCs/>
          <w:szCs w:val="26"/>
        </w:rPr>
        <w:t xml:space="preserve"> </w:t>
      </w:r>
      <w:proofErr w:type="spellStart"/>
      <w:r w:rsidR="224162BC" w:rsidRPr="006069C6">
        <w:rPr>
          <w:rFonts w:eastAsia="Aptos" w:cstheme="majorHAnsi"/>
          <w:b/>
          <w:bCs/>
          <w:szCs w:val="26"/>
        </w:rPr>
        <w:t>Interface</w:t>
      </w:r>
      <w:bookmarkEnd w:id="30"/>
      <w:proofErr w:type="spellEnd"/>
    </w:p>
    <w:p w14:paraId="0B7F8A7F" w14:textId="6DFFDB32" w:rsidR="00976B29" w:rsidRPr="00B109DF" w:rsidRDefault="00976B29" w:rsidP="007C0DFB">
      <w:pPr>
        <w:pStyle w:val="Heading2"/>
        <w:rPr>
          <w:rFonts w:cstheme="majorHAnsi"/>
          <w:b/>
          <w:bCs/>
          <w:szCs w:val="26"/>
        </w:rPr>
      </w:pPr>
    </w:p>
    <w:p w14:paraId="18ECEBF7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DA0E320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5DDBF31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E3BFEA9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E4ADF0F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0D81079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C3D019D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827688F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4DB9ECD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C2472A6" w14:textId="77777777" w:rsidR="00FA3D0A" w:rsidRPr="006069C6" w:rsidRDefault="00FA3D0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1FC9116" w14:textId="312AF34E" w:rsidR="00B109DF" w:rsidRPr="006069C6" w:rsidRDefault="00B109DF" w:rsidP="007747EB">
      <w:pPr>
        <w:pStyle w:val="Heading2"/>
        <w:rPr>
          <w:rFonts w:eastAsia="Aptos" w:cstheme="majorHAnsi"/>
          <w:b/>
          <w:szCs w:val="26"/>
        </w:rPr>
      </w:pPr>
      <w:bookmarkStart w:id="32" w:name="_Toc218719739"/>
      <w:r w:rsidRPr="00B109DF">
        <w:rPr>
          <w:rFonts w:cstheme="majorHAnsi"/>
          <w:b/>
          <w:szCs w:val="26"/>
        </w:rPr>
        <w:lastRenderedPageBreak/>
        <w:t xml:space="preserve">10.2. </w:t>
      </w:r>
      <w:proofErr w:type="spellStart"/>
      <w:r w:rsidRPr="00B109DF">
        <w:rPr>
          <w:rFonts w:eastAsia="Aptos" w:cstheme="majorHAnsi"/>
          <w:b/>
          <w:szCs w:val="26"/>
        </w:rPr>
        <w:t>Customer</w:t>
      </w:r>
      <w:proofErr w:type="spellEnd"/>
      <w:r w:rsidRPr="00B109DF">
        <w:rPr>
          <w:rFonts w:eastAsia="Aptos" w:cstheme="majorHAnsi"/>
          <w:b/>
          <w:szCs w:val="26"/>
        </w:rPr>
        <w:t xml:space="preserve"> / </w:t>
      </w:r>
      <w:proofErr w:type="spellStart"/>
      <w:r w:rsidRPr="00B109DF">
        <w:rPr>
          <w:rFonts w:eastAsia="Aptos" w:cstheme="majorHAnsi"/>
          <w:b/>
          <w:szCs w:val="26"/>
        </w:rPr>
        <w:t>Staff</w:t>
      </w:r>
      <w:proofErr w:type="spellEnd"/>
      <w:r w:rsidRPr="00B109DF">
        <w:rPr>
          <w:rFonts w:eastAsia="Aptos" w:cstheme="majorHAnsi"/>
          <w:b/>
          <w:szCs w:val="26"/>
        </w:rPr>
        <w:t xml:space="preserve"> </w:t>
      </w:r>
      <w:r w:rsidR="224162BC" w:rsidRPr="006069C6">
        <w:rPr>
          <w:rFonts w:eastAsia="Aptos" w:cstheme="majorHAnsi"/>
          <w:b/>
          <w:bCs/>
          <w:szCs w:val="26"/>
        </w:rPr>
        <w:t xml:space="preserve">– </w:t>
      </w:r>
      <w:proofErr w:type="spellStart"/>
      <w:r w:rsidR="224162BC" w:rsidRPr="006069C6">
        <w:rPr>
          <w:rFonts w:eastAsia="Aptos" w:cstheme="majorHAnsi"/>
          <w:b/>
          <w:bCs/>
          <w:szCs w:val="26"/>
        </w:rPr>
        <w:t>Table</w:t>
      </w:r>
      <w:proofErr w:type="spellEnd"/>
      <w:r w:rsidR="224162BC" w:rsidRPr="006069C6">
        <w:rPr>
          <w:rFonts w:eastAsia="Aptos" w:cstheme="majorHAnsi"/>
          <w:b/>
          <w:bCs/>
          <w:szCs w:val="26"/>
        </w:rPr>
        <w:t xml:space="preserve"> </w:t>
      </w:r>
      <w:proofErr w:type="spellStart"/>
      <w:r w:rsidR="224162BC" w:rsidRPr="006069C6">
        <w:rPr>
          <w:rFonts w:eastAsia="Aptos" w:cstheme="majorHAnsi"/>
          <w:b/>
          <w:bCs/>
          <w:szCs w:val="26"/>
        </w:rPr>
        <w:t>Ordering</w:t>
      </w:r>
      <w:proofErr w:type="spellEnd"/>
      <w:r w:rsidR="224162BC" w:rsidRPr="006069C6">
        <w:rPr>
          <w:rFonts w:eastAsia="Aptos" w:cstheme="majorHAnsi"/>
          <w:b/>
          <w:bCs/>
          <w:szCs w:val="26"/>
        </w:rPr>
        <w:t xml:space="preserve"> </w:t>
      </w:r>
      <w:proofErr w:type="spellStart"/>
      <w:r w:rsidR="224162BC" w:rsidRPr="006069C6">
        <w:rPr>
          <w:rFonts w:eastAsia="Aptos" w:cstheme="majorHAnsi"/>
          <w:b/>
          <w:bCs/>
          <w:szCs w:val="26"/>
        </w:rPr>
        <w:t>Interface</w:t>
      </w:r>
      <w:proofErr w:type="spellEnd"/>
      <w:r w:rsidRPr="00B109DF">
        <w:rPr>
          <w:rFonts w:eastAsia="Aptos" w:cstheme="majorHAnsi"/>
          <w:b/>
          <w:szCs w:val="26"/>
        </w:rPr>
        <w:t xml:space="preserve"> (</w:t>
      </w:r>
      <w:proofErr w:type="spellStart"/>
      <w:r w:rsidRPr="00B109DF">
        <w:rPr>
          <w:rFonts w:eastAsia="Aptos" w:cstheme="majorHAnsi"/>
          <w:b/>
          <w:szCs w:val="26"/>
        </w:rPr>
        <w:t>Mobile</w:t>
      </w:r>
      <w:proofErr w:type="spellEnd"/>
      <w:r w:rsidRPr="00B109DF">
        <w:rPr>
          <w:rFonts w:eastAsia="Aptos" w:cstheme="majorHAnsi"/>
          <w:b/>
          <w:szCs w:val="26"/>
        </w:rPr>
        <w:t>)</w:t>
      </w:r>
      <w:bookmarkEnd w:id="32"/>
    </w:p>
    <w:p w14:paraId="234273D8" w14:textId="77777777" w:rsidR="00897B4F" w:rsidRPr="006069C6" w:rsidRDefault="0046406D" w:rsidP="00B109DF">
      <w:pPr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6069C6">
        <w:rPr>
          <w:rFonts w:asciiTheme="majorHAnsi" w:hAnsiTheme="majorHAnsi" w:cstheme="majorHAnsi"/>
          <w:b/>
          <w:noProof/>
          <w:sz w:val="26"/>
          <w:szCs w:val="26"/>
        </w:rPr>
        <w:drawing>
          <wp:anchor distT="0" distB="0" distL="114300" distR="114300" simplePos="0" relativeHeight="251658241" behindDoc="0" locked="0" layoutInCell="1" allowOverlap="1" wp14:anchorId="7A5D51D8" wp14:editId="4AB73BD6">
            <wp:simplePos x="0" y="0"/>
            <wp:positionH relativeFrom="column">
              <wp:posOffset>1390650</wp:posOffset>
            </wp:positionH>
            <wp:positionV relativeFrom="paragraph">
              <wp:posOffset>24765</wp:posOffset>
            </wp:positionV>
            <wp:extent cx="3422650" cy="2884170"/>
            <wp:effectExtent l="0" t="0" r="6350" b="0"/>
            <wp:wrapTopAndBottom/>
            <wp:docPr id="838135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56" t="10256" r="28303" b="10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B4931" w14:textId="7AA8FC9A" w:rsidR="00897B4F" w:rsidRPr="006069C6" w:rsidRDefault="00897B4F" w:rsidP="00B109DF">
      <w:pPr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6069C6">
        <w:rPr>
          <w:rFonts w:asciiTheme="majorHAnsi" w:hAnsiTheme="majorHAnsi" w:cstheme="majorHAnsi"/>
          <w:b/>
          <w:noProof/>
          <w:sz w:val="26"/>
          <w:szCs w:val="26"/>
        </w:rPr>
        <w:drawing>
          <wp:anchor distT="0" distB="0" distL="114300" distR="114300" simplePos="0" relativeHeight="251658242" behindDoc="0" locked="0" layoutInCell="1" allowOverlap="1" wp14:anchorId="7288B85E" wp14:editId="7CCC72D2">
            <wp:simplePos x="0" y="0"/>
            <wp:positionH relativeFrom="margin">
              <wp:align>left</wp:align>
            </wp:positionH>
            <wp:positionV relativeFrom="paragraph">
              <wp:posOffset>304165</wp:posOffset>
            </wp:positionV>
            <wp:extent cx="5842000" cy="3286760"/>
            <wp:effectExtent l="0" t="0" r="6350" b="8890"/>
            <wp:wrapTopAndBottom/>
            <wp:docPr id="14935824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90" t="10453" r="11321" b="9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02222" w14:textId="4E61027B" w:rsidR="0046406D" w:rsidRPr="006069C6" w:rsidRDefault="0046406D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C3161EF" w14:textId="70C7AE07" w:rsidR="00B83D07" w:rsidRPr="00B109DF" w:rsidRDefault="00B83D07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156D4EE" w14:textId="0EE34552" w:rsidR="00B109DF" w:rsidRPr="006069C6" w:rsidRDefault="00CA230D" w:rsidP="004C23FB">
      <w:pPr>
        <w:pStyle w:val="Heading2"/>
        <w:rPr>
          <w:rFonts w:eastAsia="Aptos" w:cstheme="majorHAnsi"/>
          <w:b/>
          <w:szCs w:val="26"/>
          <w:lang w:val="en-US"/>
        </w:rPr>
      </w:pPr>
      <w:bookmarkStart w:id="33" w:name="_Toc218719740"/>
      <w:r w:rsidRPr="006069C6">
        <w:rPr>
          <w:rFonts w:cstheme="majorHAnsi"/>
          <w:b/>
          <w:noProof/>
          <w:szCs w:val="26"/>
        </w:rPr>
        <w:lastRenderedPageBreak/>
        <w:drawing>
          <wp:anchor distT="0" distB="0" distL="114300" distR="114300" simplePos="0" relativeHeight="251658243" behindDoc="0" locked="0" layoutInCell="1" allowOverlap="1" wp14:anchorId="7C7137C0" wp14:editId="5FAC8C67">
            <wp:simplePos x="0" y="0"/>
            <wp:positionH relativeFrom="margin">
              <wp:align>left</wp:align>
            </wp:positionH>
            <wp:positionV relativeFrom="paragraph">
              <wp:posOffset>335915</wp:posOffset>
            </wp:positionV>
            <wp:extent cx="5588000" cy="3409950"/>
            <wp:effectExtent l="0" t="0" r="0" b="0"/>
            <wp:wrapTopAndBottom/>
            <wp:docPr id="987222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52" t="11637" r="11987" b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09DF" w:rsidRPr="00B109DF">
        <w:rPr>
          <w:rFonts w:cstheme="majorHAnsi"/>
          <w:b/>
          <w:szCs w:val="26"/>
          <w:lang w:val="en-US"/>
        </w:rPr>
        <w:t xml:space="preserve">10.3. Staff </w:t>
      </w:r>
      <w:r w:rsidR="006E24AA" w:rsidRPr="006069C6">
        <w:rPr>
          <w:rFonts w:cstheme="majorHAnsi"/>
          <w:b/>
          <w:szCs w:val="26"/>
          <w:lang w:val="en-US"/>
        </w:rPr>
        <w:t xml:space="preserve">– </w:t>
      </w:r>
      <w:r w:rsidR="006E24AA" w:rsidRPr="006069C6">
        <w:rPr>
          <w:rFonts w:eastAsia="Aptos" w:cstheme="majorHAnsi"/>
          <w:b/>
          <w:szCs w:val="26"/>
          <w:lang w:val="en-US"/>
        </w:rPr>
        <w:t xml:space="preserve">Login </w:t>
      </w:r>
      <w:r w:rsidR="245F9A27" w:rsidRPr="006069C6">
        <w:rPr>
          <w:rFonts w:eastAsia="Aptos" w:cstheme="majorHAnsi"/>
          <w:b/>
          <w:szCs w:val="26"/>
          <w:lang w:val="en-US"/>
        </w:rPr>
        <w:t>&amp; Table List Interface</w:t>
      </w:r>
      <w:bookmarkEnd w:id="33"/>
    </w:p>
    <w:p w14:paraId="0D83507E" w14:textId="36E0D5C7" w:rsidR="004E0C6B" w:rsidRPr="00B109DF" w:rsidRDefault="004E0C6B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B33836E" w14:textId="7F4FF67E" w:rsidR="00B109DF" w:rsidRPr="006069C6" w:rsidRDefault="00B125D6" w:rsidP="004C23FB">
      <w:pPr>
        <w:pStyle w:val="Heading2"/>
        <w:rPr>
          <w:rFonts w:cstheme="majorHAnsi"/>
          <w:b/>
          <w:bCs/>
          <w:szCs w:val="26"/>
        </w:rPr>
      </w:pPr>
      <w:bookmarkStart w:id="34" w:name="_Toc218719741"/>
      <w:r w:rsidRPr="006069C6">
        <w:rPr>
          <w:rFonts w:cstheme="majorHAnsi"/>
          <w:b/>
          <w:noProof/>
          <w:szCs w:val="26"/>
        </w:rPr>
        <w:drawing>
          <wp:anchor distT="0" distB="0" distL="114300" distR="114300" simplePos="0" relativeHeight="251658244" behindDoc="0" locked="0" layoutInCell="1" allowOverlap="1" wp14:anchorId="3BD9465D" wp14:editId="28205E40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5565775" cy="3188335"/>
            <wp:effectExtent l="0" t="0" r="0" b="0"/>
            <wp:wrapTopAndBottom/>
            <wp:docPr id="5904116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98" t="8482" r="10987" b="13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09DF" w:rsidRPr="00B109DF">
        <w:rPr>
          <w:rFonts w:cstheme="majorHAnsi"/>
          <w:b/>
          <w:bCs/>
          <w:szCs w:val="26"/>
        </w:rPr>
        <w:t xml:space="preserve">10.4. </w:t>
      </w:r>
      <w:proofErr w:type="spellStart"/>
      <w:r w:rsidR="004C23FB" w:rsidRPr="006069C6">
        <w:rPr>
          <w:rFonts w:cstheme="majorHAnsi"/>
          <w:b/>
          <w:bCs/>
          <w:szCs w:val="26"/>
        </w:rPr>
        <w:t>Interface</w:t>
      </w:r>
      <w:proofErr w:type="spellEnd"/>
      <w:r w:rsidR="004C23FB" w:rsidRPr="006069C6">
        <w:rPr>
          <w:rFonts w:cstheme="majorHAnsi"/>
          <w:b/>
          <w:bCs/>
          <w:szCs w:val="26"/>
        </w:rPr>
        <w:t xml:space="preserve"> </w:t>
      </w:r>
      <w:proofErr w:type="spellStart"/>
      <w:r w:rsidR="00B109DF" w:rsidRPr="00B109DF">
        <w:rPr>
          <w:rFonts w:cstheme="majorHAnsi"/>
          <w:b/>
          <w:bCs/>
          <w:szCs w:val="26"/>
        </w:rPr>
        <w:t>Admin</w:t>
      </w:r>
      <w:proofErr w:type="spellEnd"/>
      <w:r w:rsidR="00B109DF" w:rsidRPr="00B109DF">
        <w:rPr>
          <w:rFonts w:cstheme="majorHAnsi"/>
          <w:b/>
          <w:bCs/>
          <w:szCs w:val="26"/>
        </w:rPr>
        <w:t xml:space="preserve"> </w:t>
      </w:r>
      <w:r w:rsidRPr="006069C6">
        <w:rPr>
          <w:rFonts w:cstheme="majorHAnsi"/>
          <w:b/>
          <w:bCs/>
          <w:szCs w:val="26"/>
        </w:rPr>
        <w:t>–</w:t>
      </w:r>
      <w:r w:rsidR="00B109DF" w:rsidRPr="00B109DF">
        <w:rPr>
          <w:rFonts w:cstheme="majorHAnsi"/>
          <w:b/>
          <w:bCs/>
          <w:szCs w:val="26"/>
        </w:rPr>
        <w:t xml:space="preserve"> </w:t>
      </w:r>
      <w:proofErr w:type="spellStart"/>
      <w:r w:rsidRPr="006069C6">
        <w:rPr>
          <w:rFonts w:cstheme="majorHAnsi"/>
          <w:b/>
          <w:bCs/>
          <w:szCs w:val="26"/>
        </w:rPr>
        <w:t>Login</w:t>
      </w:r>
      <w:bookmarkEnd w:id="34"/>
      <w:proofErr w:type="spellEnd"/>
    </w:p>
    <w:p w14:paraId="3CFDC530" w14:textId="2284C514" w:rsidR="00B125D6" w:rsidRPr="006069C6" w:rsidRDefault="00B125D6" w:rsidP="00B125D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3B6C852" w14:textId="77777777" w:rsidR="00FA3D0A" w:rsidRPr="006069C6" w:rsidRDefault="00FA3D0A" w:rsidP="00B125D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3EE4270" w14:textId="77777777" w:rsidR="00FA3D0A" w:rsidRPr="006069C6" w:rsidRDefault="00FA3D0A" w:rsidP="00B125D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5B9D8D8" w14:textId="77777777" w:rsidR="00FA3D0A" w:rsidRPr="006069C6" w:rsidRDefault="00FA3D0A" w:rsidP="00B125D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47C2BF0" w14:textId="70B58B04" w:rsidR="00B125D6" w:rsidRPr="006069C6" w:rsidRDefault="00B125D6" w:rsidP="007C0DFB">
      <w:pPr>
        <w:pStyle w:val="Heading1"/>
        <w:rPr>
          <w:rFonts w:eastAsia="Aptos" w:cstheme="majorHAnsi"/>
          <w:b/>
          <w:szCs w:val="26"/>
        </w:rPr>
      </w:pPr>
      <w:bookmarkStart w:id="35" w:name="_Toc218719742"/>
      <w:r w:rsidRPr="006069C6">
        <w:rPr>
          <w:rFonts w:cstheme="majorHAnsi"/>
          <w:b/>
          <w:bCs/>
          <w:szCs w:val="26"/>
        </w:rPr>
        <w:lastRenderedPageBreak/>
        <w:t>1</w:t>
      </w:r>
      <w:r w:rsidRPr="00B109DF">
        <w:rPr>
          <w:rFonts w:cstheme="majorHAnsi"/>
          <w:b/>
          <w:bCs/>
          <w:szCs w:val="26"/>
        </w:rPr>
        <w:t>0.</w:t>
      </w:r>
      <w:r w:rsidRPr="006069C6">
        <w:rPr>
          <w:rFonts w:cstheme="majorHAnsi"/>
          <w:b/>
          <w:bCs/>
          <w:szCs w:val="26"/>
        </w:rPr>
        <w:t>5</w:t>
      </w:r>
      <w:r w:rsidRPr="00B109DF">
        <w:rPr>
          <w:rFonts w:cstheme="majorHAnsi"/>
          <w:b/>
          <w:bCs/>
          <w:szCs w:val="26"/>
        </w:rPr>
        <w:t xml:space="preserve">. </w:t>
      </w:r>
      <w:proofErr w:type="spellStart"/>
      <w:r w:rsidRPr="00B109DF">
        <w:rPr>
          <w:rFonts w:eastAsia="Aptos" w:cstheme="majorHAnsi"/>
          <w:b/>
          <w:szCs w:val="26"/>
        </w:rPr>
        <w:t>Admin</w:t>
      </w:r>
      <w:proofErr w:type="spellEnd"/>
      <w:r w:rsidRPr="00B109DF">
        <w:rPr>
          <w:rFonts w:eastAsia="Aptos" w:cstheme="majorHAnsi"/>
          <w:b/>
          <w:szCs w:val="26"/>
        </w:rPr>
        <w:t xml:space="preserve"> </w:t>
      </w:r>
      <w:r w:rsidRPr="006069C6">
        <w:rPr>
          <w:rFonts w:eastAsia="Aptos" w:cstheme="majorHAnsi"/>
          <w:b/>
          <w:szCs w:val="26"/>
        </w:rPr>
        <w:t>–</w:t>
      </w:r>
      <w:r w:rsidRPr="00B109DF">
        <w:rPr>
          <w:rFonts w:eastAsia="Aptos" w:cstheme="majorHAnsi"/>
          <w:b/>
          <w:szCs w:val="26"/>
        </w:rPr>
        <w:t xml:space="preserve"> </w:t>
      </w:r>
      <w:proofErr w:type="spellStart"/>
      <w:r w:rsidR="20B95385" w:rsidRPr="006069C6">
        <w:rPr>
          <w:rFonts w:eastAsia="Aptos" w:cstheme="majorHAnsi"/>
          <w:b/>
          <w:bCs/>
          <w:szCs w:val="26"/>
        </w:rPr>
        <w:t>Cashier</w:t>
      </w:r>
      <w:proofErr w:type="spellEnd"/>
      <w:r w:rsidRPr="00B109DF">
        <w:rPr>
          <w:rFonts w:eastAsia="Aptos" w:cstheme="majorHAnsi"/>
          <w:b/>
          <w:szCs w:val="26"/>
        </w:rPr>
        <w:t xml:space="preserve"> (POS)</w:t>
      </w:r>
      <w:r w:rsidR="20B95385" w:rsidRPr="006069C6">
        <w:rPr>
          <w:rFonts w:eastAsia="Aptos" w:cstheme="majorHAnsi"/>
          <w:b/>
          <w:bCs/>
          <w:szCs w:val="26"/>
        </w:rPr>
        <w:t xml:space="preserve"> </w:t>
      </w:r>
      <w:proofErr w:type="spellStart"/>
      <w:r w:rsidR="20B95385" w:rsidRPr="006069C6">
        <w:rPr>
          <w:rFonts w:eastAsia="Aptos" w:cstheme="majorHAnsi"/>
          <w:b/>
          <w:bCs/>
          <w:szCs w:val="26"/>
        </w:rPr>
        <w:t>Interface</w:t>
      </w:r>
      <w:bookmarkEnd w:id="35"/>
      <w:proofErr w:type="spellEnd"/>
    </w:p>
    <w:p w14:paraId="0E606CFF" w14:textId="51F99942" w:rsidR="00B125D6" w:rsidRPr="006069C6" w:rsidRDefault="00373F51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noProof/>
          <w:sz w:val="26"/>
          <w:szCs w:val="26"/>
        </w:rPr>
        <w:drawing>
          <wp:anchor distT="0" distB="0" distL="114300" distR="114300" simplePos="0" relativeHeight="251658245" behindDoc="0" locked="0" layoutInCell="1" allowOverlap="1" wp14:anchorId="34B384EE" wp14:editId="7F818D8D">
            <wp:simplePos x="0" y="0"/>
            <wp:positionH relativeFrom="margin">
              <wp:posOffset>-81915</wp:posOffset>
            </wp:positionH>
            <wp:positionV relativeFrom="paragraph">
              <wp:posOffset>3780155</wp:posOffset>
            </wp:positionV>
            <wp:extent cx="5880100" cy="3470275"/>
            <wp:effectExtent l="0" t="0" r="6350" b="0"/>
            <wp:wrapTopAndBottom/>
            <wp:docPr id="10044578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29" t="5509" r="11636" b="14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5D6" w:rsidRPr="006069C6">
        <w:rPr>
          <w:rFonts w:asciiTheme="majorHAnsi" w:hAnsiTheme="majorHAnsi" w:cstheme="majorHAnsi"/>
          <w:b/>
          <w:noProof/>
          <w:sz w:val="26"/>
          <w:szCs w:val="26"/>
        </w:rPr>
        <w:drawing>
          <wp:anchor distT="0" distB="0" distL="114300" distR="114300" simplePos="0" relativeHeight="251658246" behindDoc="0" locked="0" layoutInCell="1" allowOverlap="1" wp14:anchorId="699C08CF" wp14:editId="25E28E8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02325" cy="3461385"/>
            <wp:effectExtent l="0" t="0" r="3175" b="5715"/>
            <wp:wrapTopAndBottom/>
            <wp:docPr id="20098230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87" t="4931" r="10987" b="14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D537B" w14:textId="458DC286" w:rsidR="00B125D6" w:rsidRPr="006069C6" w:rsidRDefault="00B125D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B6394D9" w14:textId="77777777" w:rsidR="00373F51" w:rsidRPr="006069C6" w:rsidRDefault="00373F51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8373CB9" w14:textId="77777777" w:rsidR="00373F51" w:rsidRPr="006069C6" w:rsidRDefault="00373F51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F81477F" w14:textId="77777777" w:rsidR="00373F51" w:rsidRPr="006069C6" w:rsidRDefault="00373F51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D48C8D2" w14:textId="0F4602BD" w:rsidR="00373F51" w:rsidRPr="006069C6" w:rsidRDefault="00131CE7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noProof/>
          <w:sz w:val="26"/>
          <w:szCs w:val="26"/>
        </w:rPr>
        <w:lastRenderedPageBreak/>
        <w:drawing>
          <wp:anchor distT="0" distB="0" distL="114300" distR="114300" simplePos="0" relativeHeight="251658248" behindDoc="0" locked="0" layoutInCell="1" allowOverlap="1" wp14:anchorId="0963BC2C" wp14:editId="232D8F63">
            <wp:simplePos x="0" y="0"/>
            <wp:positionH relativeFrom="margin">
              <wp:align>right</wp:align>
            </wp:positionH>
            <wp:positionV relativeFrom="paragraph">
              <wp:posOffset>284480</wp:posOffset>
            </wp:positionV>
            <wp:extent cx="5604510" cy="3359785"/>
            <wp:effectExtent l="0" t="0" r="0" b="0"/>
            <wp:wrapTopAndBottom/>
            <wp:docPr id="4075356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3564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0" t="4240" r="10513" b="12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1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74781" w14:textId="15768D4A" w:rsidR="006D654A" w:rsidRPr="006069C6" w:rsidRDefault="006D654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83AADE6" w14:textId="36F62513" w:rsidR="006D654A" w:rsidRPr="006069C6" w:rsidRDefault="006D654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EE33692" w14:textId="45D630F4" w:rsidR="006D654A" w:rsidRPr="006069C6" w:rsidRDefault="006D654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6A30D50" w14:textId="1BF926AB" w:rsidR="006D654A" w:rsidRPr="006069C6" w:rsidRDefault="00131CE7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noProof/>
          <w:sz w:val="26"/>
          <w:szCs w:val="26"/>
        </w:rPr>
        <w:drawing>
          <wp:anchor distT="0" distB="0" distL="114300" distR="114300" simplePos="0" relativeHeight="251658247" behindDoc="0" locked="0" layoutInCell="1" allowOverlap="1" wp14:anchorId="51E25C77" wp14:editId="378923C2">
            <wp:simplePos x="0" y="0"/>
            <wp:positionH relativeFrom="margin">
              <wp:posOffset>16510</wp:posOffset>
            </wp:positionH>
            <wp:positionV relativeFrom="paragraph">
              <wp:posOffset>352926</wp:posOffset>
            </wp:positionV>
            <wp:extent cx="5706745" cy="3333750"/>
            <wp:effectExtent l="0" t="0" r="8255" b="0"/>
            <wp:wrapTopAndBottom/>
            <wp:docPr id="6993766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4" t="5433" r="11115" b="14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CE9BC1" w14:textId="59B47091" w:rsidR="00B125D6" w:rsidRPr="006069C6" w:rsidRDefault="00B125D6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F50893C" w14:textId="77777777" w:rsidR="006D654A" w:rsidRPr="006069C6" w:rsidRDefault="006D654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832C7EA" w14:textId="4C8D4D8A" w:rsidR="006D654A" w:rsidRPr="006069C6" w:rsidRDefault="00131CE7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noProof/>
          <w:sz w:val="26"/>
          <w:szCs w:val="26"/>
        </w:rPr>
        <w:lastRenderedPageBreak/>
        <w:drawing>
          <wp:anchor distT="0" distB="0" distL="114300" distR="114300" simplePos="0" relativeHeight="251658250" behindDoc="0" locked="0" layoutInCell="1" allowOverlap="1" wp14:anchorId="5E68C572" wp14:editId="2694DA58">
            <wp:simplePos x="0" y="0"/>
            <wp:positionH relativeFrom="margin">
              <wp:align>left</wp:align>
            </wp:positionH>
            <wp:positionV relativeFrom="paragraph">
              <wp:posOffset>248920</wp:posOffset>
            </wp:positionV>
            <wp:extent cx="5835650" cy="3378200"/>
            <wp:effectExtent l="0" t="0" r="0" b="0"/>
            <wp:wrapTopAndBottom/>
            <wp:docPr id="2801402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68" t="4939" r="10837" b="15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D0FCD" w14:textId="448C11A2" w:rsidR="006D654A" w:rsidRPr="006069C6" w:rsidRDefault="006D654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E7AFF16" w14:textId="4C6AD7D1" w:rsidR="006D654A" w:rsidRPr="006069C6" w:rsidRDefault="006D654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5F5672E" w14:textId="7A0A3784" w:rsidR="006D654A" w:rsidRPr="006069C6" w:rsidRDefault="006D654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E7AEE9A" w14:textId="6C1B7BFA" w:rsidR="006D654A" w:rsidRPr="006069C6" w:rsidRDefault="00131CE7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noProof/>
          <w:sz w:val="26"/>
          <w:szCs w:val="26"/>
        </w:rPr>
        <w:drawing>
          <wp:anchor distT="0" distB="0" distL="114300" distR="114300" simplePos="0" relativeHeight="251658249" behindDoc="0" locked="0" layoutInCell="1" allowOverlap="1" wp14:anchorId="785B6CF2" wp14:editId="173D528E">
            <wp:simplePos x="0" y="0"/>
            <wp:positionH relativeFrom="margin">
              <wp:align>left</wp:align>
            </wp:positionH>
            <wp:positionV relativeFrom="paragraph">
              <wp:posOffset>478122</wp:posOffset>
            </wp:positionV>
            <wp:extent cx="5788025" cy="3382645"/>
            <wp:effectExtent l="0" t="0" r="3175" b="8255"/>
            <wp:wrapTopAndBottom/>
            <wp:docPr id="10844335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26" t="4560" r="10857" b="14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5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6AD95" w14:textId="17300DAB" w:rsidR="006D654A" w:rsidRPr="006069C6" w:rsidRDefault="006D654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A176B1E" w14:textId="625F3146" w:rsidR="006D654A" w:rsidRPr="006069C6" w:rsidRDefault="006D654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C335E81" w14:textId="2C71DC6B" w:rsidR="006D654A" w:rsidRPr="006069C6" w:rsidRDefault="00131CE7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noProof/>
          <w:sz w:val="26"/>
          <w:szCs w:val="26"/>
        </w:rPr>
        <w:drawing>
          <wp:anchor distT="0" distB="0" distL="114300" distR="114300" simplePos="0" relativeHeight="251658251" behindDoc="0" locked="0" layoutInCell="1" allowOverlap="1" wp14:anchorId="07059045" wp14:editId="47F1830D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5863590" cy="3448050"/>
            <wp:effectExtent l="0" t="0" r="0" b="0"/>
            <wp:wrapTopAndBottom/>
            <wp:docPr id="398744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6" t="4559" r="10259" b="13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59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4EA25" w14:textId="3840E3D9" w:rsidR="006D654A" w:rsidRPr="006069C6" w:rsidRDefault="006D654A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245EC0D" w14:textId="23DD5B0E" w:rsidR="00B109DF" w:rsidRPr="006069C6" w:rsidRDefault="00B109DF" w:rsidP="004C23FB">
      <w:pPr>
        <w:pStyle w:val="Heading2"/>
        <w:rPr>
          <w:rFonts w:eastAsia="Aptos" w:cstheme="majorHAnsi"/>
          <w:b/>
          <w:szCs w:val="26"/>
        </w:rPr>
      </w:pPr>
      <w:bookmarkStart w:id="36" w:name="_Toc218719743"/>
      <w:r w:rsidRPr="00B109DF">
        <w:rPr>
          <w:rFonts w:cstheme="majorHAnsi"/>
          <w:b/>
          <w:szCs w:val="26"/>
        </w:rPr>
        <w:t>10.</w:t>
      </w:r>
      <w:r w:rsidR="00B125D6" w:rsidRPr="006069C6">
        <w:rPr>
          <w:rFonts w:cstheme="majorHAnsi"/>
          <w:b/>
          <w:szCs w:val="26"/>
        </w:rPr>
        <w:t>6</w:t>
      </w:r>
      <w:r w:rsidRPr="00B109DF">
        <w:rPr>
          <w:rFonts w:cstheme="majorHAnsi"/>
          <w:b/>
          <w:szCs w:val="26"/>
        </w:rPr>
        <w:t xml:space="preserve">. </w:t>
      </w:r>
      <w:proofErr w:type="spellStart"/>
      <w:r w:rsidR="3BFE7C35" w:rsidRPr="006069C6">
        <w:rPr>
          <w:rFonts w:eastAsia="Aptos" w:cstheme="majorHAnsi"/>
          <w:b/>
          <w:bCs/>
          <w:szCs w:val="26"/>
        </w:rPr>
        <w:t>Staff</w:t>
      </w:r>
      <w:proofErr w:type="spellEnd"/>
      <w:r w:rsidR="3BFE7C35" w:rsidRPr="006069C6">
        <w:rPr>
          <w:rFonts w:eastAsia="Aptos" w:cstheme="majorHAnsi"/>
          <w:b/>
          <w:bCs/>
          <w:szCs w:val="26"/>
        </w:rPr>
        <w:t xml:space="preserve"> </w:t>
      </w:r>
      <w:proofErr w:type="spellStart"/>
      <w:r w:rsidR="3BFE7C35" w:rsidRPr="006069C6">
        <w:rPr>
          <w:rFonts w:eastAsia="Aptos" w:cstheme="majorHAnsi"/>
          <w:b/>
          <w:bCs/>
          <w:szCs w:val="26"/>
        </w:rPr>
        <w:t>Management</w:t>
      </w:r>
      <w:proofErr w:type="spellEnd"/>
      <w:r w:rsidR="3BFE7C35" w:rsidRPr="006069C6">
        <w:rPr>
          <w:rFonts w:eastAsia="Aptos" w:cstheme="majorHAnsi"/>
          <w:b/>
          <w:bCs/>
          <w:szCs w:val="26"/>
        </w:rPr>
        <w:t xml:space="preserve"> </w:t>
      </w:r>
      <w:proofErr w:type="spellStart"/>
      <w:r w:rsidR="3BFE7C35" w:rsidRPr="006069C6">
        <w:rPr>
          <w:rFonts w:eastAsia="Aptos" w:cstheme="majorHAnsi"/>
          <w:b/>
          <w:bCs/>
          <w:szCs w:val="26"/>
        </w:rPr>
        <w:t>Interface</w:t>
      </w:r>
      <w:bookmarkEnd w:id="36"/>
      <w:proofErr w:type="spellEnd"/>
    </w:p>
    <w:p w14:paraId="355FF7B7" w14:textId="7754CD88" w:rsidR="00CC01E5" w:rsidRPr="006069C6" w:rsidRDefault="00131CE7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noProof/>
          <w:sz w:val="26"/>
          <w:szCs w:val="26"/>
        </w:rPr>
        <w:drawing>
          <wp:anchor distT="0" distB="0" distL="114300" distR="114300" simplePos="0" relativeHeight="251658252" behindDoc="0" locked="0" layoutInCell="1" allowOverlap="1" wp14:anchorId="3F112CCF" wp14:editId="36BE91F0">
            <wp:simplePos x="0" y="0"/>
            <wp:positionH relativeFrom="margin">
              <wp:align>right</wp:align>
            </wp:positionH>
            <wp:positionV relativeFrom="paragraph">
              <wp:posOffset>381535</wp:posOffset>
            </wp:positionV>
            <wp:extent cx="5695950" cy="3402330"/>
            <wp:effectExtent l="0" t="0" r="0" b="0"/>
            <wp:wrapTopAndBottom/>
            <wp:docPr id="3513399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3" t="10651" r="11667" b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4E21A" w14:textId="0A225C64" w:rsidR="00CC01E5" w:rsidRPr="006069C6" w:rsidRDefault="00CC01E5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EE36122" w14:textId="09C02834" w:rsidR="00466DCD" w:rsidRPr="006069C6" w:rsidRDefault="00131CE7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noProof/>
          <w:sz w:val="26"/>
          <w:szCs w:val="26"/>
        </w:rPr>
        <w:lastRenderedPageBreak/>
        <w:drawing>
          <wp:anchor distT="0" distB="0" distL="114300" distR="114300" simplePos="0" relativeHeight="251658253" behindDoc="0" locked="0" layoutInCell="1" allowOverlap="1" wp14:anchorId="73317DF3" wp14:editId="02D1693A">
            <wp:simplePos x="0" y="0"/>
            <wp:positionH relativeFrom="margin">
              <wp:align>right</wp:align>
            </wp:positionH>
            <wp:positionV relativeFrom="paragraph">
              <wp:posOffset>135355</wp:posOffset>
            </wp:positionV>
            <wp:extent cx="5734050" cy="3385820"/>
            <wp:effectExtent l="0" t="0" r="0" b="5080"/>
            <wp:wrapTopAndBottom/>
            <wp:docPr id="16562906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00" t="10651" r="11667" b="8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6B607" w14:textId="6288C0D3" w:rsidR="00466DCD" w:rsidRPr="006069C6" w:rsidRDefault="00466DCD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3377D5F" w14:textId="6C17EA4F" w:rsidR="00466DCD" w:rsidRPr="00B109DF" w:rsidRDefault="00466DCD" w:rsidP="004C23FB">
      <w:pPr>
        <w:pStyle w:val="Heading2"/>
        <w:rPr>
          <w:rFonts w:eastAsia="Aptos" w:cstheme="majorHAnsi"/>
          <w:b/>
          <w:szCs w:val="26"/>
        </w:rPr>
      </w:pPr>
      <w:bookmarkStart w:id="37" w:name="_Toc218719744"/>
      <w:r w:rsidRPr="00B109DF">
        <w:rPr>
          <w:rFonts w:cstheme="majorHAnsi"/>
          <w:b/>
          <w:bCs/>
          <w:szCs w:val="26"/>
        </w:rPr>
        <w:t xml:space="preserve">10.6. </w:t>
      </w:r>
      <w:proofErr w:type="spellStart"/>
      <w:r w:rsidR="629B5C31" w:rsidRPr="006069C6">
        <w:rPr>
          <w:rFonts w:eastAsia="Aptos" w:cstheme="majorHAnsi"/>
          <w:b/>
          <w:bCs/>
          <w:szCs w:val="26"/>
        </w:rPr>
        <w:t>Menu</w:t>
      </w:r>
      <w:proofErr w:type="spellEnd"/>
      <w:r w:rsidR="629B5C31" w:rsidRPr="006069C6">
        <w:rPr>
          <w:rFonts w:eastAsia="Aptos" w:cstheme="majorHAnsi"/>
          <w:b/>
          <w:bCs/>
          <w:szCs w:val="26"/>
        </w:rPr>
        <w:t xml:space="preserve"> </w:t>
      </w:r>
      <w:proofErr w:type="spellStart"/>
      <w:r w:rsidR="629B5C31" w:rsidRPr="006069C6">
        <w:rPr>
          <w:rFonts w:eastAsia="Aptos" w:cstheme="majorHAnsi"/>
          <w:b/>
          <w:bCs/>
          <w:szCs w:val="26"/>
        </w:rPr>
        <w:t>Management</w:t>
      </w:r>
      <w:proofErr w:type="spellEnd"/>
      <w:r w:rsidR="629B5C31" w:rsidRPr="006069C6">
        <w:rPr>
          <w:rFonts w:eastAsia="Aptos" w:cstheme="majorHAnsi"/>
          <w:b/>
          <w:bCs/>
          <w:szCs w:val="26"/>
        </w:rPr>
        <w:t xml:space="preserve"> </w:t>
      </w:r>
      <w:proofErr w:type="spellStart"/>
      <w:r w:rsidR="629B5C31" w:rsidRPr="006069C6">
        <w:rPr>
          <w:rFonts w:eastAsia="Aptos" w:cstheme="majorHAnsi"/>
          <w:b/>
          <w:bCs/>
          <w:szCs w:val="26"/>
        </w:rPr>
        <w:t>Interface</w:t>
      </w:r>
      <w:bookmarkEnd w:id="37"/>
      <w:proofErr w:type="spellEnd"/>
    </w:p>
    <w:p w14:paraId="466158C4" w14:textId="551A311F" w:rsidR="00466DCD" w:rsidRPr="006069C6" w:rsidRDefault="00131CE7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noProof/>
          <w:sz w:val="26"/>
          <w:szCs w:val="26"/>
        </w:rPr>
        <w:drawing>
          <wp:anchor distT="0" distB="0" distL="114300" distR="114300" simplePos="0" relativeHeight="251658254" behindDoc="0" locked="0" layoutInCell="1" allowOverlap="1" wp14:anchorId="3804B4F5" wp14:editId="253BD119">
            <wp:simplePos x="0" y="0"/>
            <wp:positionH relativeFrom="margin">
              <wp:posOffset>21523</wp:posOffset>
            </wp:positionH>
            <wp:positionV relativeFrom="paragraph">
              <wp:posOffset>392731</wp:posOffset>
            </wp:positionV>
            <wp:extent cx="5734050" cy="3390265"/>
            <wp:effectExtent l="0" t="0" r="0" b="635"/>
            <wp:wrapTopAndBottom/>
            <wp:docPr id="16052520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3" t="10651" r="12000" b="8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A04BEA" w14:textId="08162871" w:rsidR="00466DCD" w:rsidRPr="006069C6" w:rsidRDefault="00466DCD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9D13D76" w14:textId="774EC5DA" w:rsidR="00466DCD" w:rsidRPr="006069C6" w:rsidRDefault="00466DCD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691846D" w14:textId="67700CCD" w:rsidR="00466DCD" w:rsidRPr="006069C6" w:rsidRDefault="00131CE7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noProof/>
          <w:sz w:val="26"/>
          <w:szCs w:val="26"/>
        </w:rPr>
        <w:lastRenderedPageBreak/>
        <w:drawing>
          <wp:anchor distT="0" distB="0" distL="114300" distR="114300" simplePos="0" relativeHeight="251658255" behindDoc="0" locked="0" layoutInCell="1" allowOverlap="1" wp14:anchorId="14048686" wp14:editId="5E84BC61">
            <wp:simplePos x="0" y="0"/>
            <wp:positionH relativeFrom="margin">
              <wp:align>right</wp:align>
            </wp:positionH>
            <wp:positionV relativeFrom="paragraph">
              <wp:posOffset>386080</wp:posOffset>
            </wp:positionV>
            <wp:extent cx="5734050" cy="3365500"/>
            <wp:effectExtent l="0" t="0" r="0" b="6350"/>
            <wp:wrapTopAndBottom/>
            <wp:docPr id="6157318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00" t="9468" r="12333" b="10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5FEAA" w14:textId="77777777" w:rsidR="00466DCD" w:rsidRPr="006069C6" w:rsidRDefault="00466DCD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140DBDF" w14:textId="79628157" w:rsidR="00DE37BB" w:rsidRPr="00B109DF" w:rsidRDefault="00DE37BB" w:rsidP="004C23FB">
      <w:pPr>
        <w:pStyle w:val="Heading2"/>
        <w:rPr>
          <w:rFonts w:eastAsia="Aptos" w:cstheme="majorHAnsi"/>
          <w:b/>
          <w:szCs w:val="26"/>
        </w:rPr>
      </w:pPr>
      <w:bookmarkStart w:id="38" w:name="_Toc218719745"/>
      <w:r w:rsidRPr="00B109DF">
        <w:rPr>
          <w:rFonts w:cstheme="majorHAnsi"/>
          <w:b/>
          <w:szCs w:val="26"/>
        </w:rPr>
        <w:t xml:space="preserve">10.7. </w:t>
      </w:r>
      <w:proofErr w:type="spellStart"/>
      <w:r w:rsidR="2329C08C" w:rsidRPr="006069C6">
        <w:rPr>
          <w:rFonts w:eastAsia="Aptos" w:cstheme="majorHAnsi"/>
          <w:b/>
          <w:bCs/>
          <w:szCs w:val="26"/>
        </w:rPr>
        <w:t>Dashboard</w:t>
      </w:r>
      <w:proofErr w:type="spellEnd"/>
      <w:r w:rsidR="2329C08C" w:rsidRPr="006069C6">
        <w:rPr>
          <w:rFonts w:eastAsia="Aptos" w:cstheme="majorHAnsi"/>
          <w:b/>
          <w:bCs/>
          <w:szCs w:val="26"/>
        </w:rPr>
        <w:t xml:space="preserve"> </w:t>
      </w:r>
      <w:proofErr w:type="spellStart"/>
      <w:r w:rsidR="2329C08C" w:rsidRPr="006069C6">
        <w:rPr>
          <w:rFonts w:eastAsia="Aptos" w:cstheme="majorHAnsi"/>
          <w:b/>
          <w:bCs/>
          <w:szCs w:val="26"/>
        </w:rPr>
        <w:t>Interface</w:t>
      </w:r>
      <w:bookmarkEnd w:id="38"/>
      <w:proofErr w:type="spellEnd"/>
    </w:p>
    <w:p w14:paraId="0A165874" w14:textId="0D180788" w:rsidR="00466DCD" w:rsidRPr="006069C6" w:rsidRDefault="00DE37BB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069C6">
        <w:rPr>
          <w:rFonts w:asciiTheme="majorHAnsi" w:hAnsiTheme="majorHAnsi" w:cstheme="majorHAnsi"/>
          <w:b/>
          <w:noProof/>
          <w:sz w:val="26"/>
          <w:szCs w:val="26"/>
        </w:rPr>
        <w:drawing>
          <wp:anchor distT="0" distB="0" distL="114300" distR="114300" simplePos="0" relativeHeight="251658256" behindDoc="0" locked="0" layoutInCell="1" allowOverlap="1" wp14:anchorId="67284744" wp14:editId="3ED3CDA3">
            <wp:simplePos x="0" y="0"/>
            <wp:positionH relativeFrom="margin">
              <wp:align>right</wp:align>
            </wp:positionH>
            <wp:positionV relativeFrom="paragraph">
              <wp:posOffset>464854</wp:posOffset>
            </wp:positionV>
            <wp:extent cx="5761990" cy="3238500"/>
            <wp:effectExtent l="0" t="0" r="0" b="0"/>
            <wp:wrapTopAndBottom/>
            <wp:docPr id="1036124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67" t="7691" r="6334" b="6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51F2E" w14:textId="07FBC0AF" w:rsidR="00466DCD" w:rsidRPr="006069C6" w:rsidRDefault="00466DCD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2BAA7F0" w14:textId="10DB2457" w:rsidR="00CC01E5" w:rsidRPr="00B109DF" w:rsidRDefault="00CC01E5" w:rsidP="00B109D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388B35F" w14:textId="28B3DFD2" w:rsidR="00B109DF" w:rsidRPr="006069C6" w:rsidRDefault="00C70C68" w:rsidP="004069A2">
      <w:pPr>
        <w:pStyle w:val="Heading2"/>
        <w:rPr>
          <w:rFonts w:cstheme="majorHAnsi"/>
          <w:b/>
          <w:bCs/>
          <w:szCs w:val="26"/>
        </w:rPr>
      </w:pPr>
      <w:bookmarkStart w:id="39" w:name="_Toc218719746"/>
      <w:r w:rsidRPr="006069C6">
        <w:rPr>
          <w:rFonts w:cstheme="majorHAnsi"/>
          <w:b/>
          <w:bCs/>
          <w:szCs w:val="26"/>
        </w:rPr>
        <w:lastRenderedPageBreak/>
        <w:t>11. APPENDIX</w:t>
      </w:r>
      <w:r w:rsidRPr="006069C6">
        <w:rPr>
          <w:rFonts w:cstheme="majorHAnsi"/>
          <w:b/>
          <w:bCs/>
          <w:szCs w:val="26"/>
        </w:rPr>
        <w:br/>
      </w:r>
      <w:r w:rsidR="00B109DF" w:rsidRPr="00B109DF">
        <w:rPr>
          <w:rFonts w:cstheme="majorHAnsi"/>
          <w:b/>
          <w:bCs/>
          <w:szCs w:val="26"/>
        </w:rPr>
        <w:t xml:space="preserve">11.1. </w:t>
      </w:r>
      <w:proofErr w:type="spellStart"/>
      <w:r w:rsidR="00B61E67" w:rsidRPr="006069C6">
        <w:rPr>
          <w:rFonts w:cstheme="majorHAnsi"/>
          <w:b/>
          <w:bCs/>
          <w:szCs w:val="26"/>
        </w:rPr>
        <w:t>Glossary</w:t>
      </w:r>
      <w:bookmarkEnd w:id="3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3"/>
        <w:gridCol w:w="6553"/>
      </w:tblGrid>
      <w:tr w:rsidR="006A2EAB" w:rsidRPr="006069C6" w14:paraId="2FA676E2" w14:textId="77777777" w:rsidTr="00B61E67">
        <w:tc>
          <w:tcPr>
            <w:tcW w:w="0" w:type="auto"/>
            <w:hideMark/>
          </w:tcPr>
          <w:p w14:paraId="38255793" w14:textId="77777777" w:rsidR="00B61E67" w:rsidRPr="00B61E67" w:rsidRDefault="00B61E67" w:rsidP="00B61E67">
            <w:pPr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lang w:eastAsia="vi-VN"/>
                <w14:ligatures w14:val="none"/>
              </w:rPr>
            </w:pPr>
            <w:proofErr w:type="spellStart"/>
            <w:r w:rsidRPr="00B61E67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Term</w:t>
            </w:r>
            <w:proofErr w:type="spellEnd"/>
          </w:p>
        </w:tc>
        <w:tc>
          <w:tcPr>
            <w:tcW w:w="0" w:type="auto"/>
            <w:hideMark/>
          </w:tcPr>
          <w:p w14:paraId="0B9D6132" w14:textId="77777777" w:rsidR="00B61E67" w:rsidRPr="00B61E67" w:rsidRDefault="00B61E67" w:rsidP="00B61E67">
            <w:pPr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lang w:eastAsia="vi-VN"/>
                <w14:ligatures w14:val="none"/>
              </w:rPr>
            </w:pPr>
            <w:proofErr w:type="spellStart"/>
            <w:r w:rsidRPr="00B61E67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Definition</w:t>
            </w:r>
            <w:proofErr w:type="spellEnd"/>
          </w:p>
        </w:tc>
      </w:tr>
      <w:tr w:rsidR="006A2EAB" w:rsidRPr="006069C6" w14:paraId="16D3FB1C" w14:textId="77777777" w:rsidTr="00B61E67">
        <w:tc>
          <w:tcPr>
            <w:tcW w:w="0" w:type="auto"/>
            <w:hideMark/>
          </w:tcPr>
          <w:p w14:paraId="202B8D07" w14:textId="77777777" w:rsidR="00B61E67" w:rsidRPr="00B61E67" w:rsidRDefault="00B61E67" w:rsidP="00B61E67">
            <w:pPr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lang w:eastAsia="vi-VN"/>
                <w14:ligatures w14:val="none"/>
              </w:rPr>
            </w:pPr>
            <w:proofErr w:type="spellStart"/>
            <w:r w:rsidRPr="00B61E67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Order</w:t>
            </w:r>
            <w:proofErr w:type="spellEnd"/>
          </w:p>
        </w:tc>
        <w:tc>
          <w:tcPr>
            <w:tcW w:w="0" w:type="auto"/>
            <w:hideMark/>
          </w:tcPr>
          <w:p w14:paraId="41CDFF9D" w14:textId="77777777" w:rsidR="00B61E67" w:rsidRPr="00B61E67" w:rsidRDefault="00B61E67" w:rsidP="00B61E67">
            <w:pPr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lang w:eastAsia="vi-VN"/>
                <w14:ligatures w14:val="none"/>
              </w:rPr>
            </w:pPr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A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list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of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food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and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beverage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items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selected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by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the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customer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.</w:t>
            </w:r>
          </w:p>
        </w:tc>
      </w:tr>
      <w:tr w:rsidR="006A2EAB" w:rsidRPr="006069C6" w14:paraId="1B17A741" w14:textId="77777777" w:rsidTr="00B61E67">
        <w:tc>
          <w:tcPr>
            <w:tcW w:w="0" w:type="auto"/>
            <w:hideMark/>
          </w:tcPr>
          <w:p w14:paraId="5D55292D" w14:textId="77777777" w:rsidR="00B61E67" w:rsidRPr="00B61E67" w:rsidRDefault="00B61E67" w:rsidP="00B61E67">
            <w:pPr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lang w:eastAsia="vi-VN"/>
                <w14:ligatures w14:val="none"/>
              </w:rPr>
            </w:pPr>
            <w:proofErr w:type="spellStart"/>
            <w:r w:rsidRPr="00B61E67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Check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-in</w:t>
            </w:r>
          </w:p>
        </w:tc>
        <w:tc>
          <w:tcPr>
            <w:tcW w:w="0" w:type="auto"/>
            <w:hideMark/>
          </w:tcPr>
          <w:p w14:paraId="2719928B" w14:textId="77777777" w:rsidR="00B61E67" w:rsidRPr="00B61E67" w:rsidRDefault="00B61E67" w:rsidP="00B61E67">
            <w:pPr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lang w:eastAsia="vi-VN"/>
                <w14:ligatures w14:val="none"/>
              </w:rPr>
            </w:pPr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The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action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of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a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customer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occupying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a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table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(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triggered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by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scanning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the QR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code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).</w:t>
            </w:r>
          </w:p>
        </w:tc>
      </w:tr>
      <w:tr w:rsidR="006A2EAB" w:rsidRPr="006069C6" w14:paraId="6C91971F" w14:textId="77777777" w:rsidTr="00B61E67">
        <w:tc>
          <w:tcPr>
            <w:tcW w:w="0" w:type="auto"/>
            <w:hideMark/>
          </w:tcPr>
          <w:p w14:paraId="75782A66" w14:textId="77777777" w:rsidR="00B61E67" w:rsidRPr="00B61E67" w:rsidRDefault="00B61E67" w:rsidP="00B61E67">
            <w:pPr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lang w:eastAsia="vi-VN"/>
                <w14:ligatures w14:val="none"/>
              </w:rPr>
            </w:pPr>
            <w:proofErr w:type="spellStart"/>
            <w:r w:rsidRPr="00B61E67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Check-out</w:t>
            </w:r>
            <w:proofErr w:type="spellEnd"/>
          </w:p>
        </w:tc>
        <w:tc>
          <w:tcPr>
            <w:tcW w:w="0" w:type="auto"/>
            <w:hideMark/>
          </w:tcPr>
          <w:p w14:paraId="1DFF7754" w14:textId="77777777" w:rsidR="00B61E67" w:rsidRPr="00B61E67" w:rsidRDefault="00B61E67" w:rsidP="00B61E67">
            <w:pPr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lang w:eastAsia="vi-VN"/>
                <w14:ligatures w14:val="none"/>
              </w:rPr>
            </w:pPr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The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process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of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completing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payment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and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vacating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the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table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.</w:t>
            </w:r>
          </w:p>
        </w:tc>
      </w:tr>
      <w:tr w:rsidR="006A2EAB" w:rsidRPr="006069C6" w14:paraId="486915A1" w14:textId="77777777" w:rsidTr="00B61E67">
        <w:tc>
          <w:tcPr>
            <w:tcW w:w="0" w:type="auto"/>
            <w:hideMark/>
          </w:tcPr>
          <w:p w14:paraId="285F76A6" w14:textId="77777777" w:rsidR="00B61E67" w:rsidRPr="00B61E67" w:rsidRDefault="00B61E67" w:rsidP="00B61E67">
            <w:pPr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lang w:eastAsia="vi-VN"/>
                <w14:ligatures w14:val="none"/>
              </w:rPr>
            </w:pPr>
            <w:proofErr w:type="spellStart"/>
            <w:r w:rsidRPr="00B61E67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Capacity</w:t>
            </w:r>
            <w:proofErr w:type="spellEnd"/>
          </w:p>
        </w:tc>
        <w:tc>
          <w:tcPr>
            <w:tcW w:w="0" w:type="auto"/>
            <w:hideMark/>
          </w:tcPr>
          <w:p w14:paraId="715797D7" w14:textId="77777777" w:rsidR="00B61E67" w:rsidRPr="00B61E67" w:rsidRDefault="00B61E67" w:rsidP="00B61E67">
            <w:pPr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lang w:eastAsia="vi-VN"/>
                <w14:ligatures w14:val="none"/>
              </w:rPr>
            </w:pPr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The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total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number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of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available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seats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in the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restaurant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(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Seating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Capacity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).</w:t>
            </w:r>
          </w:p>
        </w:tc>
      </w:tr>
      <w:tr w:rsidR="006A2EAB" w:rsidRPr="006069C6" w14:paraId="3837DE37" w14:textId="77777777" w:rsidTr="00B61E67">
        <w:tc>
          <w:tcPr>
            <w:tcW w:w="0" w:type="auto"/>
            <w:hideMark/>
          </w:tcPr>
          <w:p w14:paraId="026FAB84" w14:textId="77777777" w:rsidR="00B61E67" w:rsidRPr="00B61E67" w:rsidRDefault="00B61E67" w:rsidP="00B61E67">
            <w:pPr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lang w:eastAsia="vi-VN"/>
                <w14:ligatures w14:val="none"/>
              </w:rPr>
            </w:pPr>
            <w:proofErr w:type="spellStart"/>
            <w:r w:rsidRPr="00B61E67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Notes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(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Special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Requests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1139B42" w14:textId="77777777" w:rsidR="00B61E67" w:rsidRPr="00B61E67" w:rsidRDefault="00B61E67" w:rsidP="00B61E67">
            <w:pPr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lang w:eastAsia="vi-VN"/>
                <w14:ligatures w14:val="none"/>
              </w:rPr>
            </w:pP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Customer's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specific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requirements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for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a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dish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(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e.g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.,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less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spicy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, no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onions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,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allergies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).</w:t>
            </w:r>
          </w:p>
        </w:tc>
      </w:tr>
      <w:tr w:rsidR="006A2EAB" w:rsidRPr="006069C6" w14:paraId="5091E1FF" w14:textId="77777777" w:rsidTr="00B61E67">
        <w:tc>
          <w:tcPr>
            <w:tcW w:w="0" w:type="auto"/>
            <w:hideMark/>
          </w:tcPr>
          <w:p w14:paraId="5254A70A" w14:textId="77777777" w:rsidR="00B61E67" w:rsidRPr="00B61E67" w:rsidRDefault="00B61E67" w:rsidP="00B61E67">
            <w:pPr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lang w:eastAsia="vi-VN"/>
                <w14:ligatures w14:val="none"/>
              </w:rPr>
            </w:pPr>
            <w:proofErr w:type="spellStart"/>
            <w:r w:rsidRPr="00B61E67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Surcharge</w:t>
            </w:r>
            <w:proofErr w:type="spellEnd"/>
          </w:p>
        </w:tc>
        <w:tc>
          <w:tcPr>
            <w:tcW w:w="0" w:type="auto"/>
            <w:hideMark/>
          </w:tcPr>
          <w:p w14:paraId="14991A47" w14:textId="77777777" w:rsidR="00B61E67" w:rsidRPr="00B61E67" w:rsidRDefault="00B61E67" w:rsidP="00B61E67">
            <w:pPr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lang w:eastAsia="vi-VN"/>
                <w14:ligatures w14:val="none"/>
              </w:rPr>
            </w:pP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Additional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fees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applied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to the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final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bill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(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e.g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.,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service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charge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,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holiday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 xml:space="preserve"> </w:t>
            </w:r>
            <w:proofErr w:type="spellStart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surcharge</w:t>
            </w:r>
            <w:proofErr w:type="spellEnd"/>
            <w:r w:rsidRPr="00B61E67">
              <w:rPr>
                <w:rFonts w:asciiTheme="majorHAnsi" w:eastAsia="Times New Roman" w:hAnsiTheme="majorHAnsi" w:cstheme="majorHAnsi"/>
                <w:color w:val="1F1F1F"/>
                <w:kern w:val="0"/>
                <w:sz w:val="26"/>
                <w:szCs w:val="26"/>
                <w:bdr w:val="none" w:sz="0" w:space="0" w:color="auto" w:frame="1"/>
                <w:lang w:eastAsia="vi-VN"/>
                <w14:ligatures w14:val="none"/>
              </w:rPr>
              <w:t>).</w:t>
            </w:r>
          </w:p>
        </w:tc>
      </w:tr>
    </w:tbl>
    <w:p w14:paraId="2EC3EA40" w14:textId="77777777" w:rsidR="00B61E67" w:rsidRPr="00B109DF" w:rsidRDefault="00B61E67" w:rsidP="00B61E67">
      <w:pPr>
        <w:rPr>
          <w:rFonts w:asciiTheme="majorHAnsi" w:hAnsiTheme="majorHAnsi" w:cstheme="majorHAnsi"/>
          <w:sz w:val="26"/>
          <w:szCs w:val="26"/>
        </w:rPr>
      </w:pPr>
    </w:p>
    <w:p w14:paraId="2DF119E7" w14:textId="77777777" w:rsidR="00EC45D6" w:rsidRPr="006069C6" w:rsidRDefault="00B109DF" w:rsidP="004069A2">
      <w:pPr>
        <w:pStyle w:val="Heading2"/>
        <w:rPr>
          <w:rFonts w:cstheme="majorHAnsi"/>
          <w:b/>
          <w:bCs/>
          <w:szCs w:val="26"/>
        </w:rPr>
      </w:pPr>
      <w:bookmarkStart w:id="40" w:name="_Toc218719747"/>
      <w:r w:rsidRPr="006069C6">
        <w:rPr>
          <w:rFonts w:cstheme="majorHAnsi"/>
          <w:b/>
          <w:bCs/>
          <w:szCs w:val="26"/>
        </w:rPr>
        <w:t xml:space="preserve">11.2. </w:t>
      </w:r>
      <w:proofErr w:type="spellStart"/>
      <w:r w:rsidR="00F45829" w:rsidRPr="006069C6">
        <w:rPr>
          <w:rFonts w:cstheme="majorHAnsi"/>
          <w:b/>
          <w:bCs/>
          <w:szCs w:val="26"/>
        </w:rPr>
        <w:t>References</w:t>
      </w:r>
      <w:bookmarkEnd w:id="40"/>
      <w:proofErr w:type="spellEnd"/>
    </w:p>
    <w:p w14:paraId="185DBC68" w14:textId="2BD1E2A8" w:rsidR="00B109DF" w:rsidRPr="006069C6" w:rsidRDefault="00B109DF" w:rsidP="009B0391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hAnsiTheme="majorHAnsi" w:cstheme="majorHAnsi"/>
          <w:sz w:val="26"/>
          <w:szCs w:val="26"/>
        </w:rPr>
        <w:t xml:space="preserve">IEEE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Std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830-1998 (SRS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Standards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>).</w:t>
      </w:r>
    </w:p>
    <w:p w14:paraId="43411800" w14:textId="77777777" w:rsidR="00B109DF" w:rsidRPr="006069C6" w:rsidRDefault="00B109DF" w:rsidP="009B0391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hAnsiTheme="majorHAnsi" w:cstheme="majorHAnsi"/>
          <w:sz w:val="26"/>
          <w:szCs w:val="26"/>
        </w:rPr>
        <w:t xml:space="preserve">ISO/IEC 25010:2011 -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Systems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software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Quality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Requirements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069C6">
        <w:rPr>
          <w:rFonts w:asciiTheme="majorHAnsi" w:hAnsiTheme="majorHAnsi" w:cstheme="majorHAnsi"/>
          <w:sz w:val="26"/>
          <w:szCs w:val="26"/>
        </w:rPr>
        <w:t>Evaluation</w:t>
      </w:r>
      <w:proofErr w:type="spellEnd"/>
      <w:r w:rsidRPr="006069C6">
        <w:rPr>
          <w:rFonts w:asciiTheme="majorHAnsi" w:hAnsiTheme="majorHAnsi" w:cstheme="majorHAnsi"/>
          <w:sz w:val="26"/>
          <w:szCs w:val="26"/>
        </w:rPr>
        <w:t>.</w:t>
      </w:r>
    </w:p>
    <w:p w14:paraId="695CB189" w14:textId="29B8C024" w:rsidR="00803ABA" w:rsidRPr="006069C6" w:rsidRDefault="004467DD">
      <w:pPr>
        <w:rPr>
          <w:rFonts w:asciiTheme="majorHAnsi" w:hAnsiTheme="majorHAnsi" w:cstheme="majorHAnsi"/>
          <w:sz w:val="26"/>
          <w:szCs w:val="26"/>
        </w:rPr>
      </w:pPr>
      <w:r w:rsidRPr="006069C6">
        <w:rPr>
          <w:rFonts w:asciiTheme="majorHAnsi" w:hAnsiTheme="majorHAnsi" w:cstheme="majorHAnsi"/>
          <w:sz w:val="26"/>
          <w:szCs w:val="26"/>
        </w:rPr>
        <w:br w:type="column"/>
      </w:r>
      <w:r w:rsidR="009349A8" w:rsidRPr="006069C6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2FAFE7EA" wp14:editId="4691B346">
            <wp:extent cx="5731510" cy="2062480"/>
            <wp:effectExtent l="0" t="0" r="2540" b="0"/>
            <wp:docPr id="33457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790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2450" w14:textId="3BA8411D" w:rsidR="00294994" w:rsidRPr="006069C6" w:rsidRDefault="00294994">
      <w:pPr>
        <w:rPr>
          <w:rFonts w:asciiTheme="majorHAnsi" w:hAnsiTheme="majorHAnsi" w:cstheme="majorHAnsi"/>
          <w:i/>
          <w:iCs/>
          <w:sz w:val="26"/>
          <w:szCs w:val="26"/>
        </w:rPr>
      </w:pPr>
      <w:proofErr w:type="spellStart"/>
      <w:r w:rsidRPr="006069C6">
        <w:rPr>
          <w:rFonts w:asciiTheme="majorHAnsi" w:hAnsiTheme="majorHAnsi" w:cstheme="majorHAnsi"/>
          <w:i/>
          <w:iCs/>
          <w:sz w:val="26"/>
          <w:szCs w:val="26"/>
        </w:rPr>
        <w:t>Link</w:t>
      </w:r>
      <w:proofErr w:type="spellEnd"/>
      <w:r w:rsidRPr="006069C6">
        <w:rPr>
          <w:rFonts w:asciiTheme="majorHAnsi" w:hAnsiTheme="majorHAnsi" w:cstheme="majorHAnsi"/>
          <w:i/>
          <w:iCs/>
          <w:sz w:val="26"/>
          <w:szCs w:val="26"/>
        </w:rPr>
        <w:t xml:space="preserve">: </w:t>
      </w:r>
      <w:hyperlink r:id="rId33" w:anchor="gid=1161341563" w:history="1">
        <w:r w:rsidRPr="006069C6">
          <w:rPr>
            <w:rStyle w:val="Hyperlink"/>
            <w:rFonts w:asciiTheme="majorHAnsi" w:hAnsiTheme="majorHAnsi" w:cstheme="majorHAnsi"/>
            <w:i/>
            <w:iCs/>
            <w:sz w:val="26"/>
            <w:szCs w:val="26"/>
          </w:rPr>
          <w:t xml:space="preserve">Theo dõi dự án Công Nghệ Phần Mềm - </w:t>
        </w:r>
        <w:proofErr w:type="spellStart"/>
        <w:r w:rsidRPr="006069C6">
          <w:rPr>
            <w:rStyle w:val="Hyperlink"/>
            <w:rFonts w:asciiTheme="majorHAnsi" w:hAnsiTheme="majorHAnsi" w:cstheme="majorHAnsi"/>
            <w:i/>
            <w:iCs/>
            <w:sz w:val="26"/>
            <w:szCs w:val="26"/>
          </w:rPr>
          <w:t>Google</w:t>
        </w:r>
        <w:proofErr w:type="spellEnd"/>
        <w:r w:rsidRPr="006069C6">
          <w:rPr>
            <w:rStyle w:val="Hyperlink"/>
            <w:rFonts w:asciiTheme="majorHAnsi" w:hAnsiTheme="majorHAnsi" w:cstheme="majorHAnsi"/>
            <w:i/>
            <w:iCs/>
            <w:sz w:val="26"/>
            <w:szCs w:val="26"/>
          </w:rPr>
          <w:t xml:space="preserve"> Trang tính</w:t>
        </w:r>
      </w:hyperlink>
    </w:p>
    <w:sectPr w:rsidR="00294994" w:rsidRPr="0060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6C8E6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51C139"/>
    <w:multiLevelType w:val="hybridMultilevel"/>
    <w:tmpl w:val="FFFFFFFF"/>
    <w:lvl w:ilvl="0" w:tplc="7C761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F650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9C1E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A6A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D4F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E2BA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129E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68B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85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71C5F"/>
    <w:multiLevelType w:val="hybridMultilevel"/>
    <w:tmpl w:val="FFFFFFFF"/>
    <w:lvl w:ilvl="0" w:tplc="4AC4BFC6">
      <w:start w:val="1"/>
      <w:numFmt w:val="decimal"/>
      <w:lvlText w:val="%1."/>
      <w:lvlJc w:val="left"/>
      <w:pPr>
        <w:ind w:left="720" w:hanging="360"/>
      </w:pPr>
    </w:lvl>
    <w:lvl w:ilvl="1" w:tplc="B9F44A60">
      <w:start w:val="1"/>
      <w:numFmt w:val="lowerLetter"/>
      <w:lvlText w:val="%2."/>
      <w:lvlJc w:val="left"/>
      <w:pPr>
        <w:ind w:left="1440" w:hanging="360"/>
      </w:pPr>
    </w:lvl>
    <w:lvl w:ilvl="2" w:tplc="CF34B66C">
      <w:start w:val="1"/>
      <w:numFmt w:val="lowerRoman"/>
      <w:lvlText w:val="%3."/>
      <w:lvlJc w:val="right"/>
      <w:pPr>
        <w:ind w:left="2160" w:hanging="180"/>
      </w:pPr>
    </w:lvl>
    <w:lvl w:ilvl="3" w:tplc="CDFE2460">
      <w:start w:val="1"/>
      <w:numFmt w:val="decimal"/>
      <w:lvlText w:val="%4."/>
      <w:lvlJc w:val="left"/>
      <w:pPr>
        <w:ind w:left="2880" w:hanging="360"/>
      </w:pPr>
    </w:lvl>
    <w:lvl w:ilvl="4" w:tplc="E4F065E6">
      <w:start w:val="1"/>
      <w:numFmt w:val="lowerLetter"/>
      <w:lvlText w:val="%5."/>
      <w:lvlJc w:val="left"/>
      <w:pPr>
        <w:ind w:left="3600" w:hanging="360"/>
      </w:pPr>
    </w:lvl>
    <w:lvl w:ilvl="5" w:tplc="9BA6C526">
      <w:start w:val="1"/>
      <w:numFmt w:val="lowerRoman"/>
      <w:lvlText w:val="%6."/>
      <w:lvlJc w:val="right"/>
      <w:pPr>
        <w:ind w:left="4320" w:hanging="180"/>
      </w:pPr>
    </w:lvl>
    <w:lvl w:ilvl="6" w:tplc="CE542860">
      <w:start w:val="1"/>
      <w:numFmt w:val="decimal"/>
      <w:lvlText w:val="%7."/>
      <w:lvlJc w:val="left"/>
      <w:pPr>
        <w:ind w:left="5040" w:hanging="360"/>
      </w:pPr>
    </w:lvl>
    <w:lvl w:ilvl="7" w:tplc="5FF6FA96">
      <w:start w:val="1"/>
      <w:numFmt w:val="lowerLetter"/>
      <w:lvlText w:val="%8."/>
      <w:lvlJc w:val="left"/>
      <w:pPr>
        <w:ind w:left="5760" w:hanging="360"/>
      </w:pPr>
    </w:lvl>
    <w:lvl w:ilvl="8" w:tplc="ECF2934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73A7B"/>
    <w:multiLevelType w:val="multilevel"/>
    <w:tmpl w:val="928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28E8E"/>
    <w:multiLevelType w:val="hybridMultilevel"/>
    <w:tmpl w:val="FFFFFFFF"/>
    <w:lvl w:ilvl="0" w:tplc="63008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34B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9C0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421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3E3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AA6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706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729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0F8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77B37"/>
    <w:multiLevelType w:val="hybridMultilevel"/>
    <w:tmpl w:val="FFFFFFFF"/>
    <w:lvl w:ilvl="0" w:tplc="B78AD7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BE1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26A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8259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BCD9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0CF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92E3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08B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821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A4C93"/>
    <w:multiLevelType w:val="hybridMultilevel"/>
    <w:tmpl w:val="FFFFFFFF"/>
    <w:lvl w:ilvl="0" w:tplc="09CE8B98">
      <w:start w:val="1"/>
      <w:numFmt w:val="decimal"/>
      <w:lvlText w:val="%1."/>
      <w:lvlJc w:val="left"/>
      <w:pPr>
        <w:ind w:left="720" w:hanging="360"/>
      </w:pPr>
    </w:lvl>
    <w:lvl w:ilvl="1" w:tplc="D93C669A">
      <w:start w:val="1"/>
      <w:numFmt w:val="lowerLetter"/>
      <w:lvlText w:val="%2."/>
      <w:lvlJc w:val="left"/>
      <w:pPr>
        <w:ind w:left="1440" w:hanging="360"/>
      </w:pPr>
    </w:lvl>
    <w:lvl w:ilvl="2" w:tplc="7DD60164">
      <w:start w:val="1"/>
      <w:numFmt w:val="lowerRoman"/>
      <w:lvlText w:val="%3."/>
      <w:lvlJc w:val="right"/>
      <w:pPr>
        <w:ind w:left="2160" w:hanging="180"/>
      </w:pPr>
    </w:lvl>
    <w:lvl w:ilvl="3" w:tplc="9BD24612">
      <w:start w:val="1"/>
      <w:numFmt w:val="decimal"/>
      <w:lvlText w:val="%4."/>
      <w:lvlJc w:val="left"/>
      <w:pPr>
        <w:ind w:left="2880" w:hanging="360"/>
      </w:pPr>
    </w:lvl>
    <w:lvl w:ilvl="4" w:tplc="6D9A0FAC">
      <w:start w:val="1"/>
      <w:numFmt w:val="lowerLetter"/>
      <w:lvlText w:val="%5."/>
      <w:lvlJc w:val="left"/>
      <w:pPr>
        <w:ind w:left="3600" w:hanging="360"/>
      </w:pPr>
    </w:lvl>
    <w:lvl w:ilvl="5" w:tplc="855A3C68">
      <w:start w:val="1"/>
      <w:numFmt w:val="lowerRoman"/>
      <w:lvlText w:val="%6."/>
      <w:lvlJc w:val="right"/>
      <w:pPr>
        <w:ind w:left="4320" w:hanging="180"/>
      </w:pPr>
    </w:lvl>
    <w:lvl w:ilvl="6" w:tplc="D86E6B2C">
      <w:start w:val="1"/>
      <w:numFmt w:val="decimal"/>
      <w:lvlText w:val="%7."/>
      <w:lvlJc w:val="left"/>
      <w:pPr>
        <w:ind w:left="5040" w:hanging="360"/>
      </w:pPr>
    </w:lvl>
    <w:lvl w:ilvl="7" w:tplc="EE46AC12">
      <w:start w:val="1"/>
      <w:numFmt w:val="lowerLetter"/>
      <w:lvlText w:val="%8."/>
      <w:lvlJc w:val="left"/>
      <w:pPr>
        <w:ind w:left="5760" w:hanging="360"/>
      </w:pPr>
    </w:lvl>
    <w:lvl w:ilvl="8" w:tplc="D58288B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22A93"/>
    <w:multiLevelType w:val="hybridMultilevel"/>
    <w:tmpl w:val="FFFFFFFF"/>
    <w:lvl w:ilvl="0" w:tplc="823A8B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E0D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AE9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BA1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636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A0F4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BE2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C2F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AE70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1DB44"/>
    <w:multiLevelType w:val="hybridMultilevel"/>
    <w:tmpl w:val="FFFFFFFF"/>
    <w:lvl w:ilvl="0" w:tplc="6EF2B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E67C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ECD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CD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4257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463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CAA0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08FB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8C9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6AF75"/>
    <w:multiLevelType w:val="hybridMultilevel"/>
    <w:tmpl w:val="FFFFFFFF"/>
    <w:lvl w:ilvl="0" w:tplc="8B3AC2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547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D60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0E8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506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4073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E0DF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227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EC2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F36C0"/>
    <w:multiLevelType w:val="hybridMultilevel"/>
    <w:tmpl w:val="887C65D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23BE"/>
    <w:multiLevelType w:val="hybridMultilevel"/>
    <w:tmpl w:val="E092D10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2191F"/>
    <w:multiLevelType w:val="hybridMultilevel"/>
    <w:tmpl w:val="FFFFFFFF"/>
    <w:lvl w:ilvl="0" w:tplc="EB469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AA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0E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783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4C0A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C0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CC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245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76B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566262"/>
    <w:multiLevelType w:val="hybridMultilevel"/>
    <w:tmpl w:val="3E0A727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D01715"/>
    <w:multiLevelType w:val="hybridMultilevel"/>
    <w:tmpl w:val="FFFFFFFF"/>
    <w:lvl w:ilvl="0" w:tplc="F8825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303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98C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C2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D84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CA73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8B4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96B8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72A0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D566D3"/>
    <w:multiLevelType w:val="hybridMultilevel"/>
    <w:tmpl w:val="E54889A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EF575E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E68C4"/>
    <w:multiLevelType w:val="hybridMultilevel"/>
    <w:tmpl w:val="FFFFFFFF"/>
    <w:lvl w:ilvl="0" w:tplc="78724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A81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C0D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34F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7684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9A5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C9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C21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94A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35407C"/>
    <w:multiLevelType w:val="hybridMultilevel"/>
    <w:tmpl w:val="FFFFFFFF"/>
    <w:lvl w:ilvl="0" w:tplc="F2AC4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122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F83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6F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A0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3EA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DC0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F4D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5E19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787EAD"/>
    <w:multiLevelType w:val="hybridMultilevel"/>
    <w:tmpl w:val="F8F6BAA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631FFD"/>
    <w:multiLevelType w:val="hybridMultilevel"/>
    <w:tmpl w:val="FFFFFFFF"/>
    <w:lvl w:ilvl="0" w:tplc="77009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C1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C9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7EA1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EA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568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38FE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38A7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06C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535940"/>
    <w:multiLevelType w:val="hybridMultilevel"/>
    <w:tmpl w:val="FFFFFFFF"/>
    <w:lvl w:ilvl="0" w:tplc="1DE890E4">
      <w:start w:val="1"/>
      <w:numFmt w:val="decimal"/>
      <w:lvlText w:val="%1."/>
      <w:lvlJc w:val="left"/>
      <w:pPr>
        <w:ind w:left="720" w:hanging="360"/>
      </w:pPr>
    </w:lvl>
    <w:lvl w:ilvl="1" w:tplc="234A40EC">
      <w:start w:val="1"/>
      <w:numFmt w:val="lowerLetter"/>
      <w:lvlText w:val="%2."/>
      <w:lvlJc w:val="left"/>
      <w:pPr>
        <w:ind w:left="1440" w:hanging="360"/>
      </w:pPr>
    </w:lvl>
    <w:lvl w:ilvl="2" w:tplc="0D303842">
      <w:start w:val="1"/>
      <w:numFmt w:val="lowerRoman"/>
      <w:lvlText w:val="%3."/>
      <w:lvlJc w:val="right"/>
      <w:pPr>
        <w:ind w:left="2160" w:hanging="180"/>
      </w:pPr>
    </w:lvl>
    <w:lvl w:ilvl="3" w:tplc="B8DA249E">
      <w:start w:val="1"/>
      <w:numFmt w:val="decimal"/>
      <w:lvlText w:val="%4."/>
      <w:lvlJc w:val="left"/>
      <w:pPr>
        <w:ind w:left="2880" w:hanging="360"/>
      </w:pPr>
    </w:lvl>
    <w:lvl w:ilvl="4" w:tplc="20501BD2">
      <w:start w:val="1"/>
      <w:numFmt w:val="lowerLetter"/>
      <w:lvlText w:val="%5."/>
      <w:lvlJc w:val="left"/>
      <w:pPr>
        <w:ind w:left="3600" w:hanging="360"/>
      </w:pPr>
    </w:lvl>
    <w:lvl w:ilvl="5" w:tplc="90DCEAD4">
      <w:start w:val="1"/>
      <w:numFmt w:val="lowerRoman"/>
      <w:lvlText w:val="%6."/>
      <w:lvlJc w:val="right"/>
      <w:pPr>
        <w:ind w:left="4320" w:hanging="180"/>
      </w:pPr>
    </w:lvl>
    <w:lvl w:ilvl="6" w:tplc="789EAD32">
      <w:start w:val="1"/>
      <w:numFmt w:val="decimal"/>
      <w:lvlText w:val="%7."/>
      <w:lvlJc w:val="left"/>
      <w:pPr>
        <w:ind w:left="5040" w:hanging="360"/>
      </w:pPr>
    </w:lvl>
    <w:lvl w:ilvl="7" w:tplc="F3BE7C7A">
      <w:start w:val="1"/>
      <w:numFmt w:val="lowerLetter"/>
      <w:lvlText w:val="%8."/>
      <w:lvlJc w:val="left"/>
      <w:pPr>
        <w:ind w:left="5760" w:hanging="360"/>
      </w:pPr>
    </w:lvl>
    <w:lvl w:ilvl="8" w:tplc="CA78054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9BDF49"/>
    <w:multiLevelType w:val="hybridMultilevel"/>
    <w:tmpl w:val="FFFFFFFF"/>
    <w:lvl w:ilvl="0" w:tplc="EB665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C29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E847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ACF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B26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054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98B0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FEC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2E7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C5B582"/>
    <w:multiLevelType w:val="hybridMultilevel"/>
    <w:tmpl w:val="FFFFFFFF"/>
    <w:lvl w:ilvl="0" w:tplc="BEEE4906">
      <w:start w:val="1"/>
      <w:numFmt w:val="decimal"/>
      <w:lvlText w:val="%1."/>
      <w:lvlJc w:val="left"/>
      <w:pPr>
        <w:ind w:left="720" w:hanging="360"/>
      </w:pPr>
    </w:lvl>
    <w:lvl w:ilvl="1" w:tplc="FA925368">
      <w:start w:val="1"/>
      <w:numFmt w:val="lowerLetter"/>
      <w:lvlText w:val="%2."/>
      <w:lvlJc w:val="left"/>
      <w:pPr>
        <w:ind w:left="1440" w:hanging="360"/>
      </w:pPr>
    </w:lvl>
    <w:lvl w:ilvl="2" w:tplc="3B86CC3E">
      <w:start w:val="1"/>
      <w:numFmt w:val="lowerRoman"/>
      <w:lvlText w:val="%3."/>
      <w:lvlJc w:val="right"/>
      <w:pPr>
        <w:ind w:left="2160" w:hanging="180"/>
      </w:pPr>
    </w:lvl>
    <w:lvl w:ilvl="3" w:tplc="1AAC9E90">
      <w:start w:val="1"/>
      <w:numFmt w:val="decimal"/>
      <w:lvlText w:val="%4."/>
      <w:lvlJc w:val="left"/>
      <w:pPr>
        <w:ind w:left="2880" w:hanging="360"/>
      </w:pPr>
    </w:lvl>
    <w:lvl w:ilvl="4" w:tplc="6FB61A26">
      <w:start w:val="1"/>
      <w:numFmt w:val="lowerLetter"/>
      <w:lvlText w:val="%5."/>
      <w:lvlJc w:val="left"/>
      <w:pPr>
        <w:ind w:left="3600" w:hanging="360"/>
      </w:pPr>
    </w:lvl>
    <w:lvl w:ilvl="5" w:tplc="666CCE40">
      <w:start w:val="1"/>
      <w:numFmt w:val="lowerRoman"/>
      <w:lvlText w:val="%6."/>
      <w:lvlJc w:val="right"/>
      <w:pPr>
        <w:ind w:left="4320" w:hanging="180"/>
      </w:pPr>
    </w:lvl>
    <w:lvl w:ilvl="6" w:tplc="1834C876">
      <w:start w:val="1"/>
      <w:numFmt w:val="decimal"/>
      <w:lvlText w:val="%7."/>
      <w:lvlJc w:val="left"/>
      <w:pPr>
        <w:ind w:left="5040" w:hanging="360"/>
      </w:pPr>
    </w:lvl>
    <w:lvl w:ilvl="7" w:tplc="F0EAD870">
      <w:start w:val="1"/>
      <w:numFmt w:val="lowerLetter"/>
      <w:lvlText w:val="%8."/>
      <w:lvlJc w:val="left"/>
      <w:pPr>
        <w:ind w:left="5760" w:hanging="360"/>
      </w:pPr>
    </w:lvl>
    <w:lvl w:ilvl="8" w:tplc="D7DA511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F41BE6"/>
    <w:multiLevelType w:val="hybridMultilevel"/>
    <w:tmpl w:val="E9E8E8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20D709"/>
    <w:multiLevelType w:val="hybridMultilevel"/>
    <w:tmpl w:val="FFFFFFFF"/>
    <w:lvl w:ilvl="0" w:tplc="0E428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D67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28DD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F43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FAD8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CC59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6E8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DEBE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D07B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B0DBA9"/>
    <w:multiLevelType w:val="hybridMultilevel"/>
    <w:tmpl w:val="FFFFFFFF"/>
    <w:lvl w:ilvl="0" w:tplc="3634B2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447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FAC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66E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002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C4A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0E5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BE0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4B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C6C5C5"/>
    <w:multiLevelType w:val="hybridMultilevel"/>
    <w:tmpl w:val="FFFFFFFF"/>
    <w:lvl w:ilvl="0" w:tplc="D0E6AB1A">
      <w:start w:val="1"/>
      <w:numFmt w:val="decimal"/>
      <w:lvlText w:val="%1."/>
      <w:lvlJc w:val="left"/>
      <w:pPr>
        <w:ind w:left="720" w:hanging="360"/>
      </w:pPr>
    </w:lvl>
    <w:lvl w:ilvl="1" w:tplc="AB36DEA2">
      <w:start w:val="1"/>
      <w:numFmt w:val="lowerLetter"/>
      <w:lvlText w:val="%2."/>
      <w:lvlJc w:val="left"/>
      <w:pPr>
        <w:ind w:left="1440" w:hanging="360"/>
      </w:pPr>
    </w:lvl>
    <w:lvl w:ilvl="2" w:tplc="93DCDEAE">
      <w:start w:val="1"/>
      <w:numFmt w:val="lowerRoman"/>
      <w:lvlText w:val="%3."/>
      <w:lvlJc w:val="right"/>
      <w:pPr>
        <w:ind w:left="2160" w:hanging="180"/>
      </w:pPr>
    </w:lvl>
    <w:lvl w:ilvl="3" w:tplc="6BBA5E8E">
      <w:start w:val="1"/>
      <w:numFmt w:val="decimal"/>
      <w:lvlText w:val="%4."/>
      <w:lvlJc w:val="left"/>
      <w:pPr>
        <w:ind w:left="2880" w:hanging="360"/>
      </w:pPr>
    </w:lvl>
    <w:lvl w:ilvl="4" w:tplc="D40EA85C">
      <w:start w:val="1"/>
      <w:numFmt w:val="lowerLetter"/>
      <w:lvlText w:val="%5."/>
      <w:lvlJc w:val="left"/>
      <w:pPr>
        <w:ind w:left="3600" w:hanging="360"/>
      </w:pPr>
    </w:lvl>
    <w:lvl w:ilvl="5" w:tplc="3C108510">
      <w:start w:val="1"/>
      <w:numFmt w:val="lowerRoman"/>
      <w:lvlText w:val="%6."/>
      <w:lvlJc w:val="right"/>
      <w:pPr>
        <w:ind w:left="4320" w:hanging="180"/>
      </w:pPr>
    </w:lvl>
    <w:lvl w:ilvl="6" w:tplc="3AAC4260">
      <w:start w:val="1"/>
      <w:numFmt w:val="decimal"/>
      <w:lvlText w:val="%7."/>
      <w:lvlJc w:val="left"/>
      <w:pPr>
        <w:ind w:left="5040" w:hanging="360"/>
      </w:pPr>
    </w:lvl>
    <w:lvl w:ilvl="7" w:tplc="CBDAE9F8">
      <w:start w:val="1"/>
      <w:numFmt w:val="lowerLetter"/>
      <w:lvlText w:val="%8."/>
      <w:lvlJc w:val="left"/>
      <w:pPr>
        <w:ind w:left="5760" w:hanging="360"/>
      </w:pPr>
    </w:lvl>
    <w:lvl w:ilvl="8" w:tplc="7EC2478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9895D32"/>
    <w:multiLevelType w:val="hybridMultilevel"/>
    <w:tmpl w:val="FFFFFFFF"/>
    <w:lvl w:ilvl="0" w:tplc="39E8D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9C7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827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7A0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ACE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E52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A8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409C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EEC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41E81"/>
    <w:multiLevelType w:val="hybridMultilevel"/>
    <w:tmpl w:val="FFFFFFFF"/>
    <w:lvl w:ilvl="0" w:tplc="828E08DE">
      <w:start w:val="1"/>
      <w:numFmt w:val="decimal"/>
      <w:lvlText w:val="%1."/>
      <w:lvlJc w:val="left"/>
      <w:pPr>
        <w:ind w:left="720" w:hanging="360"/>
      </w:pPr>
    </w:lvl>
    <w:lvl w:ilvl="1" w:tplc="828807A2">
      <w:start w:val="1"/>
      <w:numFmt w:val="lowerLetter"/>
      <w:lvlText w:val="%2."/>
      <w:lvlJc w:val="left"/>
      <w:pPr>
        <w:ind w:left="1440" w:hanging="360"/>
      </w:pPr>
    </w:lvl>
    <w:lvl w:ilvl="2" w:tplc="450A0D2A">
      <w:start w:val="1"/>
      <w:numFmt w:val="lowerRoman"/>
      <w:lvlText w:val="%3."/>
      <w:lvlJc w:val="right"/>
      <w:pPr>
        <w:ind w:left="2160" w:hanging="180"/>
      </w:pPr>
    </w:lvl>
    <w:lvl w:ilvl="3" w:tplc="84DA3274">
      <w:start w:val="1"/>
      <w:numFmt w:val="decimal"/>
      <w:lvlText w:val="%4."/>
      <w:lvlJc w:val="left"/>
      <w:pPr>
        <w:ind w:left="2880" w:hanging="360"/>
      </w:pPr>
    </w:lvl>
    <w:lvl w:ilvl="4" w:tplc="E112F45C">
      <w:start w:val="1"/>
      <w:numFmt w:val="lowerLetter"/>
      <w:lvlText w:val="%5."/>
      <w:lvlJc w:val="left"/>
      <w:pPr>
        <w:ind w:left="3600" w:hanging="360"/>
      </w:pPr>
    </w:lvl>
    <w:lvl w:ilvl="5" w:tplc="F52E7D72">
      <w:start w:val="1"/>
      <w:numFmt w:val="lowerRoman"/>
      <w:lvlText w:val="%6."/>
      <w:lvlJc w:val="right"/>
      <w:pPr>
        <w:ind w:left="4320" w:hanging="180"/>
      </w:pPr>
    </w:lvl>
    <w:lvl w:ilvl="6" w:tplc="F2F0862C">
      <w:start w:val="1"/>
      <w:numFmt w:val="decimal"/>
      <w:lvlText w:val="%7."/>
      <w:lvlJc w:val="left"/>
      <w:pPr>
        <w:ind w:left="5040" w:hanging="360"/>
      </w:pPr>
    </w:lvl>
    <w:lvl w:ilvl="7" w:tplc="C25834F2">
      <w:start w:val="1"/>
      <w:numFmt w:val="lowerLetter"/>
      <w:lvlText w:val="%8."/>
      <w:lvlJc w:val="left"/>
      <w:pPr>
        <w:ind w:left="5760" w:hanging="360"/>
      </w:pPr>
    </w:lvl>
    <w:lvl w:ilvl="8" w:tplc="9D80E81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394E1A"/>
    <w:multiLevelType w:val="hybridMultilevel"/>
    <w:tmpl w:val="FFFFFFFF"/>
    <w:lvl w:ilvl="0" w:tplc="D1E85C34">
      <w:start w:val="1"/>
      <w:numFmt w:val="decimal"/>
      <w:lvlText w:val="%1."/>
      <w:lvlJc w:val="left"/>
      <w:pPr>
        <w:ind w:left="720" w:hanging="360"/>
      </w:pPr>
    </w:lvl>
    <w:lvl w:ilvl="1" w:tplc="D3ACF980">
      <w:start w:val="1"/>
      <w:numFmt w:val="lowerLetter"/>
      <w:lvlText w:val="%2."/>
      <w:lvlJc w:val="left"/>
      <w:pPr>
        <w:ind w:left="1440" w:hanging="360"/>
      </w:pPr>
    </w:lvl>
    <w:lvl w:ilvl="2" w:tplc="59FE0156">
      <w:start w:val="1"/>
      <w:numFmt w:val="lowerRoman"/>
      <w:lvlText w:val="%3."/>
      <w:lvlJc w:val="right"/>
      <w:pPr>
        <w:ind w:left="2160" w:hanging="180"/>
      </w:pPr>
    </w:lvl>
    <w:lvl w:ilvl="3" w:tplc="B4AA7372">
      <w:start w:val="1"/>
      <w:numFmt w:val="decimal"/>
      <w:lvlText w:val="%4."/>
      <w:lvlJc w:val="left"/>
      <w:pPr>
        <w:ind w:left="2880" w:hanging="360"/>
      </w:pPr>
    </w:lvl>
    <w:lvl w:ilvl="4" w:tplc="51A6A4C0">
      <w:start w:val="1"/>
      <w:numFmt w:val="lowerLetter"/>
      <w:lvlText w:val="%5."/>
      <w:lvlJc w:val="left"/>
      <w:pPr>
        <w:ind w:left="3600" w:hanging="360"/>
      </w:pPr>
    </w:lvl>
    <w:lvl w:ilvl="5" w:tplc="F6FE20A0">
      <w:start w:val="1"/>
      <w:numFmt w:val="lowerRoman"/>
      <w:lvlText w:val="%6."/>
      <w:lvlJc w:val="right"/>
      <w:pPr>
        <w:ind w:left="4320" w:hanging="180"/>
      </w:pPr>
    </w:lvl>
    <w:lvl w:ilvl="6" w:tplc="E1AE824C">
      <w:start w:val="1"/>
      <w:numFmt w:val="decimal"/>
      <w:lvlText w:val="%7."/>
      <w:lvlJc w:val="left"/>
      <w:pPr>
        <w:ind w:left="5040" w:hanging="360"/>
      </w:pPr>
    </w:lvl>
    <w:lvl w:ilvl="7" w:tplc="42F64268">
      <w:start w:val="1"/>
      <w:numFmt w:val="lowerLetter"/>
      <w:lvlText w:val="%8."/>
      <w:lvlJc w:val="left"/>
      <w:pPr>
        <w:ind w:left="5760" w:hanging="360"/>
      </w:pPr>
    </w:lvl>
    <w:lvl w:ilvl="8" w:tplc="25ACA64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DEF0B3A"/>
    <w:multiLevelType w:val="hybridMultilevel"/>
    <w:tmpl w:val="FFFFFFFF"/>
    <w:lvl w:ilvl="0" w:tplc="B3A67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A81E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362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DA9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CC9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EA15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61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3CCF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022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1D4194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8B214C"/>
    <w:multiLevelType w:val="hybridMultilevel"/>
    <w:tmpl w:val="FFFFFFFF"/>
    <w:lvl w:ilvl="0" w:tplc="B8809C5A">
      <w:start w:val="1"/>
      <w:numFmt w:val="decimal"/>
      <w:lvlText w:val="%1."/>
      <w:lvlJc w:val="left"/>
      <w:pPr>
        <w:ind w:left="720" w:hanging="360"/>
      </w:pPr>
    </w:lvl>
    <w:lvl w:ilvl="1" w:tplc="9EDAB0A4">
      <w:start w:val="1"/>
      <w:numFmt w:val="lowerLetter"/>
      <w:lvlText w:val="%2."/>
      <w:lvlJc w:val="left"/>
      <w:pPr>
        <w:ind w:left="1440" w:hanging="360"/>
      </w:pPr>
    </w:lvl>
    <w:lvl w:ilvl="2" w:tplc="27926DDC">
      <w:start w:val="1"/>
      <w:numFmt w:val="lowerRoman"/>
      <w:lvlText w:val="%3."/>
      <w:lvlJc w:val="right"/>
      <w:pPr>
        <w:ind w:left="2160" w:hanging="180"/>
      </w:pPr>
    </w:lvl>
    <w:lvl w:ilvl="3" w:tplc="1F927CC0">
      <w:start w:val="1"/>
      <w:numFmt w:val="decimal"/>
      <w:lvlText w:val="%4."/>
      <w:lvlJc w:val="left"/>
      <w:pPr>
        <w:ind w:left="2880" w:hanging="360"/>
      </w:pPr>
    </w:lvl>
    <w:lvl w:ilvl="4" w:tplc="30629272">
      <w:start w:val="1"/>
      <w:numFmt w:val="lowerLetter"/>
      <w:lvlText w:val="%5."/>
      <w:lvlJc w:val="left"/>
      <w:pPr>
        <w:ind w:left="3600" w:hanging="360"/>
      </w:pPr>
    </w:lvl>
    <w:lvl w:ilvl="5" w:tplc="87F8AD7E">
      <w:start w:val="1"/>
      <w:numFmt w:val="lowerRoman"/>
      <w:lvlText w:val="%6."/>
      <w:lvlJc w:val="right"/>
      <w:pPr>
        <w:ind w:left="4320" w:hanging="180"/>
      </w:pPr>
    </w:lvl>
    <w:lvl w:ilvl="6" w:tplc="5234E7EA">
      <w:start w:val="1"/>
      <w:numFmt w:val="decimal"/>
      <w:lvlText w:val="%7."/>
      <w:lvlJc w:val="left"/>
      <w:pPr>
        <w:ind w:left="5040" w:hanging="360"/>
      </w:pPr>
    </w:lvl>
    <w:lvl w:ilvl="7" w:tplc="C2E8D20A">
      <w:start w:val="1"/>
      <w:numFmt w:val="lowerLetter"/>
      <w:lvlText w:val="%8."/>
      <w:lvlJc w:val="left"/>
      <w:pPr>
        <w:ind w:left="5760" w:hanging="360"/>
      </w:pPr>
    </w:lvl>
    <w:lvl w:ilvl="8" w:tplc="4F1662C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1C348FD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C92E8B"/>
    <w:multiLevelType w:val="multilevel"/>
    <w:tmpl w:val="6BAC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17EF16"/>
    <w:multiLevelType w:val="hybridMultilevel"/>
    <w:tmpl w:val="FFFFFFFF"/>
    <w:lvl w:ilvl="0" w:tplc="0F161330">
      <w:start w:val="1"/>
      <w:numFmt w:val="decimal"/>
      <w:lvlText w:val="%1."/>
      <w:lvlJc w:val="left"/>
      <w:pPr>
        <w:ind w:left="720" w:hanging="360"/>
      </w:pPr>
    </w:lvl>
    <w:lvl w:ilvl="1" w:tplc="9E7A59D8">
      <w:start w:val="1"/>
      <w:numFmt w:val="lowerLetter"/>
      <w:lvlText w:val="%2."/>
      <w:lvlJc w:val="left"/>
      <w:pPr>
        <w:ind w:left="1440" w:hanging="360"/>
      </w:pPr>
    </w:lvl>
    <w:lvl w:ilvl="2" w:tplc="0D0A76D0">
      <w:start w:val="1"/>
      <w:numFmt w:val="lowerRoman"/>
      <w:lvlText w:val="%3."/>
      <w:lvlJc w:val="right"/>
      <w:pPr>
        <w:ind w:left="2160" w:hanging="180"/>
      </w:pPr>
    </w:lvl>
    <w:lvl w:ilvl="3" w:tplc="8F3EB82A">
      <w:start w:val="1"/>
      <w:numFmt w:val="decimal"/>
      <w:lvlText w:val="%4."/>
      <w:lvlJc w:val="left"/>
      <w:pPr>
        <w:ind w:left="2880" w:hanging="360"/>
      </w:pPr>
    </w:lvl>
    <w:lvl w:ilvl="4" w:tplc="C92E8E50">
      <w:start w:val="1"/>
      <w:numFmt w:val="lowerLetter"/>
      <w:lvlText w:val="%5."/>
      <w:lvlJc w:val="left"/>
      <w:pPr>
        <w:ind w:left="3600" w:hanging="360"/>
      </w:pPr>
    </w:lvl>
    <w:lvl w:ilvl="5" w:tplc="1C1A6F62">
      <w:start w:val="1"/>
      <w:numFmt w:val="lowerRoman"/>
      <w:lvlText w:val="%6."/>
      <w:lvlJc w:val="right"/>
      <w:pPr>
        <w:ind w:left="4320" w:hanging="180"/>
      </w:pPr>
    </w:lvl>
    <w:lvl w:ilvl="6" w:tplc="A60CB46A">
      <w:start w:val="1"/>
      <w:numFmt w:val="decimal"/>
      <w:lvlText w:val="%7."/>
      <w:lvlJc w:val="left"/>
      <w:pPr>
        <w:ind w:left="5040" w:hanging="360"/>
      </w:pPr>
    </w:lvl>
    <w:lvl w:ilvl="7" w:tplc="C62AD4EE">
      <w:start w:val="1"/>
      <w:numFmt w:val="lowerLetter"/>
      <w:lvlText w:val="%8."/>
      <w:lvlJc w:val="left"/>
      <w:pPr>
        <w:ind w:left="5760" w:hanging="360"/>
      </w:pPr>
    </w:lvl>
    <w:lvl w:ilvl="8" w:tplc="5456E4F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21BA187"/>
    <w:multiLevelType w:val="hybridMultilevel"/>
    <w:tmpl w:val="FFFFFFFF"/>
    <w:lvl w:ilvl="0" w:tplc="D4767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43E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7A4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EA3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7A35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DC0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CE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4A8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3E43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B7D5BAF"/>
    <w:multiLevelType w:val="hybridMultilevel"/>
    <w:tmpl w:val="FFFFFFFF"/>
    <w:lvl w:ilvl="0" w:tplc="5C28C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94A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AECD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561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D6C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64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0253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862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582A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51253B"/>
    <w:multiLevelType w:val="hybridMultilevel"/>
    <w:tmpl w:val="FFFFFFFF"/>
    <w:lvl w:ilvl="0" w:tplc="1ACEB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C2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083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F87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B28E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09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D0E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84E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64E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5F364F"/>
    <w:multiLevelType w:val="multilevel"/>
    <w:tmpl w:val="40F8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42AAD9"/>
    <w:multiLevelType w:val="hybridMultilevel"/>
    <w:tmpl w:val="FFFFFFFF"/>
    <w:lvl w:ilvl="0" w:tplc="1702FB4A">
      <w:start w:val="1"/>
      <w:numFmt w:val="decimal"/>
      <w:lvlText w:val="%1."/>
      <w:lvlJc w:val="left"/>
      <w:pPr>
        <w:ind w:left="720" w:hanging="360"/>
      </w:pPr>
    </w:lvl>
    <w:lvl w:ilvl="1" w:tplc="FACE52D8">
      <w:start w:val="1"/>
      <w:numFmt w:val="lowerLetter"/>
      <w:lvlText w:val="%2."/>
      <w:lvlJc w:val="left"/>
      <w:pPr>
        <w:ind w:left="1440" w:hanging="360"/>
      </w:pPr>
    </w:lvl>
    <w:lvl w:ilvl="2" w:tplc="8CE2466E">
      <w:start w:val="1"/>
      <w:numFmt w:val="lowerRoman"/>
      <w:lvlText w:val="%3."/>
      <w:lvlJc w:val="right"/>
      <w:pPr>
        <w:ind w:left="2160" w:hanging="180"/>
      </w:pPr>
    </w:lvl>
    <w:lvl w:ilvl="3" w:tplc="4456229E">
      <w:start w:val="1"/>
      <w:numFmt w:val="decimal"/>
      <w:lvlText w:val="%4."/>
      <w:lvlJc w:val="left"/>
      <w:pPr>
        <w:ind w:left="2880" w:hanging="360"/>
      </w:pPr>
    </w:lvl>
    <w:lvl w:ilvl="4" w:tplc="48E03BA8">
      <w:start w:val="1"/>
      <w:numFmt w:val="lowerLetter"/>
      <w:lvlText w:val="%5."/>
      <w:lvlJc w:val="left"/>
      <w:pPr>
        <w:ind w:left="3600" w:hanging="360"/>
      </w:pPr>
    </w:lvl>
    <w:lvl w:ilvl="5" w:tplc="13562DAA">
      <w:start w:val="1"/>
      <w:numFmt w:val="lowerRoman"/>
      <w:lvlText w:val="%6."/>
      <w:lvlJc w:val="right"/>
      <w:pPr>
        <w:ind w:left="4320" w:hanging="180"/>
      </w:pPr>
    </w:lvl>
    <w:lvl w:ilvl="6" w:tplc="172AE92E">
      <w:start w:val="1"/>
      <w:numFmt w:val="decimal"/>
      <w:lvlText w:val="%7."/>
      <w:lvlJc w:val="left"/>
      <w:pPr>
        <w:ind w:left="5040" w:hanging="360"/>
      </w:pPr>
    </w:lvl>
    <w:lvl w:ilvl="7" w:tplc="34F4E3D8">
      <w:start w:val="1"/>
      <w:numFmt w:val="lowerLetter"/>
      <w:lvlText w:val="%8."/>
      <w:lvlJc w:val="left"/>
      <w:pPr>
        <w:ind w:left="5760" w:hanging="360"/>
      </w:pPr>
    </w:lvl>
    <w:lvl w:ilvl="8" w:tplc="58A6745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3974366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E7A6CC"/>
    <w:multiLevelType w:val="hybridMultilevel"/>
    <w:tmpl w:val="FFFFFFFF"/>
    <w:lvl w:ilvl="0" w:tplc="8AD20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341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E4DB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8B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223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6C2B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C02A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3A1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EAF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458ADC7"/>
    <w:multiLevelType w:val="hybridMultilevel"/>
    <w:tmpl w:val="FFFFFFFF"/>
    <w:lvl w:ilvl="0" w:tplc="6D721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30E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7221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85A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04A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38C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DCC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7E9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44B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C31AFD"/>
    <w:multiLevelType w:val="hybridMultilevel"/>
    <w:tmpl w:val="FFFFFFFF"/>
    <w:lvl w:ilvl="0" w:tplc="D8024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FA3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BCF8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45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487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D0CB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7AD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8F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924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D06619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1C5AFE"/>
    <w:multiLevelType w:val="hybridMultilevel"/>
    <w:tmpl w:val="FFFFFFFF"/>
    <w:lvl w:ilvl="0" w:tplc="39D05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F4B9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A45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A5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BA7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2A69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26B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2E23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A6D1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C58EA06"/>
    <w:multiLevelType w:val="hybridMultilevel"/>
    <w:tmpl w:val="FFFFFFFF"/>
    <w:lvl w:ilvl="0" w:tplc="1B8E717E">
      <w:start w:val="1"/>
      <w:numFmt w:val="decimal"/>
      <w:lvlText w:val="%1."/>
      <w:lvlJc w:val="left"/>
      <w:pPr>
        <w:ind w:left="720" w:hanging="360"/>
      </w:pPr>
    </w:lvl>
    <w:lvl w:ilvl="1" w:tplc="68227B04">
      <w:start w:val="1"/>
      <w:numFmt w:val="lowerLetter"/>
      <w:lvlText w:val="%2."/>
      <w:lvlJc w:val="left"/>
      <w:pPr>
        <w:ind w:left="1440" w:hanging="360"/>
      </w:pPr>
    </w:lvl>
    <w:lvl w:ilvl="2" w:tplc="B89E286E">
      <w:start w:val="1"/>
      <w:numFmt w:val="lowerRoman"/>
      <w:lvlText w:val="%3."/>
      <w:lvlJc w:val="right"/>
      <w:pPr>
        <w:ind w:left="2160" w:hanging="180"/>
      </w:pPr>
    </w:lvl>
    <w:lvl w:ilvl="3" w:tplc="789A0A94">
      <w:start w:val="1"/>
      <w:numFmt w:val="decimal"/>
      <w:lvlText w:val="%4."/>
      <w:lvlJc w:val="left"/>
      <w:pPr>
        <w:ind w:left="2880" w:hanging="360"/>
      </w:pPr>
    </w:lvl>
    <w:lvl w:ilvl="4" w:tplc="0E32F746">
      <w:start w:val="1"/>
      <w:numFmt w:val="lowerLetter"/>
      <w:lvlText w:val="%5."/>
      <w:lvlJc w:val="left"/>
      <w:pPr>
        <w:ind w:left="3600" w:hanging="360"/>
      </w:pPr>
    </w:lvl>
    <w:lvl w:ilvl="5" w:tplc="DCF2B62E">
      <w:start w:val="1"/>
      <w:numFmt w:val="lowerRoman"/>
      <w:lvlText w:val="%6."/>
      <w:lvlJc w:val="right"/>
      <w:pPr>
        <w:ind w:left="4320" w:hanging="180"/>
      </w:pPr>
    </w:lvl>
    <w:lvl w:ilvl="6" w:tplc="77903FFE">
      <w:start w:val="1"/>
      <w:numFmt w:val="decimal"/>
      <w:lvlText w:val="%7."/>
      <w:lvlJc w:val="left"/>
      <w:pPr>
        <w:ind w:left="5040" w:hanging="360"/>
      </w:pPr>
    </w:lvl>
    <w:lvl w:ilvl="7" w:tplc="57748E68">
      <w:start w:val="1"/>
      <w:numFmt w:val="lowerLetter"/>
      <w:lvlText w:val="%8."/>
      <w:lvlJc w:val="left"/>
      <w:pPr>
        <w:ind w:left="5760" w:hanging="360"/>
      </w:pPr>
    </w:lvl>
    <w:lvl w:ilvl="8" w:tplc="A648B2BC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D5FEABF"/>
    <w:multiLevelType w:val="hybridMultilevel"/>
    <w:tmpl w:val="FFFFFFFF"/>
    <w:lvl w:ilvl="0" w:tplc="4F1A2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CB7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5A0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FC0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24E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027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C85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5EA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1C34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3626D9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4029C2"/>
    <w:multiLevelType w:val="hybridMultilevel"/>
    <w:tmpl w:val="FFFFFFFF"/>
    <w:lvl w:ilvl="0" w:tplc="261A4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E46E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F40A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300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EA36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847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1023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60BE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B605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34F8243"/>
    <w:multiLevelType w:val="hybridMultilevel"/>
    <w:tmpl w:val="FFFFFFFF"/>
    <w:lvl w:ilvl="0" w:tplc="95AEBE9A">
      <w:start w:val="1"/>
      <w:numFmt w:val="decimal"/>
      <w:lvlText w:val="%1."/>
      <w:lvlJc w:val="left"/>
      <w:pPr>
        <w:ind w:left="720" w:hanging="360"/>
      </w:pPr>
    </w:lvl>
    <w:lvl w:ilvl="1" w:tplc="969C6C00">
      <w:start w:val="1"/>
      <w:numFmt w:val="lowerLetter"/>
      <w:lvlText w:val="%2."/>
      <w:lvlJc w:val="left"/>
      <w:pPr>
        <w:ind w:left="1440" w:hanging="360"/>
      </w:pPr>
    </w:lvl>
    <w:lvl w:ilvl="2" w:tplc="95763C08">
      <w:start w:val="1"/>
      <w:numFmt w:val="lowerRoman"/>
      <w:lvlText w:val="%3."/>
      <w:lvlJc w:val="right"/>
      <w:pPr>
        <w:ind w:left="2160" w:hanging="180"/>
      </w:pPr>
    </w:lvl>
    <w:lvl w:ilvl="3" w:tplc="4B66EBEA">
      <w:start w:val="1"/>
      <w:numFmt w:val="decimal"/>
      <w:lvlText w:val="%4."/>
      <w:lvlJc w:val="left"/>
      <w:pPr>
        <w:ind w:left="2880" w:hanging="360"/>
      </w:pPr>
    </w:lvl>
    <w:lvl w:ilvl="4" w:tplc="100CE1D0">
      <w:start w:val="1"/>
      <w:numFmt w:val="lowerLetter"/>
      <w:lvlText w:val="%5."/>
      <w:lvlJc w:val="left"/>
      <w:pPr>
        <w:ind w:left="3600" w:hanging="360"/>
      </w:pPr>
    </w:lvl>
    <w:lvl w:ilvl="5" w:tplc="6D026A0C">
      <w:start w:val="1"/>
      <w:numFmt w:val="lowerRoman"/>
      <w:lvlText w:val="%6."/>
      <w:lvlJc w:val="right"/>
      <w:pPr>
        <w:ind w:left="4320" w:hanging="180"/>
      </w:pPr>
    </w:lvl>
    <w:lvl w:ilvl="6" w:tplc="CD20B91A">
      <w:start w:val="1"/>
      <w:numFmt w:val="decimal"/>
      <w:lvlText w:val="%7."/>
      <w:lvlJc w:val="left"/>
      <w:pPr>
        <w:ind w:left="5040" w:hanging="360"/>
      </w:pPr>
    </w:lvl>
    <w:lvl w:ilvl="7" w:tplc="91EC910A">
      <w:start w:val="1"/>
      <w:numFmt w:val="lowerLetter"/>
      <w:lvlText w:val="%8."/>
      <w:lvlJc w:val="left"/>
      <w:pPr>
        <w:ind w:left="5760" w:hanging="360"/>
      </w:pPr>
    </w:lvl>
    <w:lvl w:ilvl="8" w:tplc="DA02F6F0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3863ED4"/>
    <w:multiLevelType w:val="hybridMultilevel"/>
    <w:tmpl w:val="FFFFFFFF"/>
    <w:lvl w:ilvl="0" w:tplc="416E68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9CDA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FAD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9AB1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EB6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A291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589A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845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6CA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94556D"/>
    <w:multiLevelType w:val="hybridMultilevel"/>
    <w:tmpl w:val="FFFFFFFF"/>
    <w:lvl w:ilvl="0" w:tplc="A58A3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7E0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9AB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B2D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45F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0C1E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42F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B27F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56E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F3ADC0"/>
    <w:multiLevelType w:val="hybridMultilevel"/>
    <w:tmpl w:val="FFFFFFFF"/>
    <w:lvl w:ilvl="0" w:tplc="643CD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22B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766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D480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096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8B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2B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6CE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B8B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6AAD546"/>
    <w:multiLevelType w:val="hybridMultilevel"/>
    <w:tmpl w:val="FFFFFFFF"/>
    <w:lvl w:ilvl="0" w:tplc="FAE248C4">
      <w:start w:val="1"/>
      <w:numFmt w:val="decimal"/>
      <w:lvlText w:val="%1."/>
      <w:lvlJc w:val="left"/>
      <w:pPr>
        <w:ind w:left="720" w:hanging="360"/>
      </w:pPr>
    </w:lvl>
    <w:lvl w:ilvl="1" w:tplc="1A3268BE">
      <w:start w:val="1"/>
      <w:numFmt w:val="lowerLetter"/>
      <w:lvlText w:val="%2."/>
      <w:lvlJc w:val="left"/>
      <w:pPr>
        <w:ind w:left="1440" w:hanging="360"/>
      </w:pPr>
    </w:lvl>
    <w:lvl w:ilvl="2" w:tplc="C660D0B0">
      <w:start w:val="1"/>
      <w:numFmt w:val="lowerRoman"/>
      <w:lvlText w:val="%3."/>
      <w:lvlJc w:val="right"/>
      <w:pPr>
        <w:ind w:left="2160" w:hanging="180"/>
      </w:pPr>
    </w:lvl>
    <w:lvl w:ilvl="3" w:tplc="82B85A2E">
      <w:start w:val="1"/>
      <w:numFmt w:val="decimal"/>
      <w:lvlText w:val="%4."/>
      <w:lvlJc w:val="left"/>
      <w:pPr>
        <w:ind w:left="2880" w:hanging="360"/>
      </w:pPr>
    </w:lvl>
    <w:lvl w:ilvl="4" w:tplc="0010A536">
      <w:start w:val="1"/>
      <w:numFmt w:val="lowerLetter"/>
      <w:lvlText w:val="%5."/>
      <w:lvlJc w:val="left"/>
      <w:pPr>
        <w:ind w:left="3600" w:hanging="360"/>
      </w:pPr>
    </w:lvl>
    <w:lvl w:ilvl="5" w:tplc="94FA9FF2">
      <w:start w:val="1"/>
      <w:numFmt w:val="lowerRoman"/>
      <w:lvlText w:val="%6."/>
      <w:lvlJc w:val="right"/>
      <w:pPr>
        <w:ind w:left="4320" w:hanging="180"/>
      </w:pPr>
    </w:lvl>
    <w:lvl w:ilvl="6" w:tplc="819834CA">
      <w:start w:val="1"/>
      <w:numFmt w:val="decimal"/>
      <w:lvlText w:val="%7."/>
      <w:lvlJc w:val="left"/>
      <w:pPr>
        <w:ind w:left="5040" w:hanging="360"/>
      </w:pPr>
    </w:lvl>
    <w:lvl w:ilvl="7" w:tplc="9C26D4E8">
      <w:start w:val="1"/>
      <w:numFmt w:val="lowerLetter"/>
      <w:lvlText w:val="%8."/>
      <w:lvlJc w:val="left"/>
      <w:pPr>
        <w:ind w:left="5760" w:hanging="360"/>
      </w:pPr>
    </w:lvl>
    <w:lvl w:ilvl="8" w:tplc="750E1FC2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738D3E0"/>
    <w:multiLevelType w:val="hybridMultilevel"/>
    <w:tmpl w:val="FFFFFFFF"/>
    <w:lvl w:ilvl="0" w:tplc="2E98E4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42B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1EF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90C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C49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627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65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90D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287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7C61CB3"/>
    <w:multiLevelType w:val="hybridMultilevel"/>
    <w:tmpl w:val="FFFFFFFF"/>
    <w:lvl w:ilvl="0" w:tplc="D292C4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F28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C6B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9698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0C4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96D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6C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A8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126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85D8D62"/>
    <w:multiLevelType w:val="hybridMultilevel"/>
    <w:tmpl w:val="FFFFFFFF"/>
    <w:lvl w:ilvl="0" w:tplc="BA340C4E">
      <w:start w:val="1"/>
      <w:numFmt w:val="decimal"/>
      <w:lvlText w:val="%1."/>
      <w:lvlJc w:val="left"/>
      <w:pPr>
        <w:ind w:left="720" w:hanging="360"/>
      </w:pPr>
    </w:lvl>
    <w:lvl w:ilvl="1" w:tplc="6AD84292">
      <w:start w:val="1"/>
      <w:numFmt w:val="lowerLetter"/>
      <w:lvlText w:val="%2."/>
      <w:lvlJc w:val="left"/>
      <w:pPr>
        <w:ind w:left="1440" w:hanging="360"/>
      </w:pPr>
    </w:lvl>
    <w:lvl w:ilvl="2" w:tplc="5FCA4486">
      <w:start w:val="1"/>
      <w:numFmt w:val="lowerRoman"/>
      <w:lvlText w:val="%3."/>
      <w:lvlJc w:val="right"/>
      <w:pPr>
        <w:ind w:left="2160" w:hanging="180"/>
      </w:pPr>
    </w:lvl>
    <w:lvl w:ilvl="3" w:tplc="20B8B002">
      <w:start w:val="1"/>
      <w:numFmt w:val="decimal"/>
      <w:lvlText w:val="%4."/>
      <w:lvlJc w:val="left"/>
      <w:pPr>
        <w:ind w:left="2880" w:hanging="360"/>
      </w:pPr>
    </w:lvl>
    <w:lvl w:ilvl="4" w:tplc="C2A60674">
      <w:start w:val="1"/>
      <w:numFmt w:val="lowerLetter"/>
      <w:lvlText w:val="%5."/>
      <w:lvlJc w:val="left"/>
      <w:pPr>
        <w:ind w:left="3600" w:hanging="360"/>
      </w:pPr>
    </w:lvl>
    <w:lvl w:ilvl="5" w:tplc="1022346C">
      <w:start w:val="1"/>
      <w:numFmt w:val="lowerRoman"/>
      <w:lvlText w:val="%6."/>
      <w:lvlJc w:val="right"/>
      <w:pPr>
        <w:ind w:left="4320" w:hanging="180"/>
      </w:pPr>
    </w:lvl>
    <w:lvl w:ilvl="6" w:tplc="8EC00640">
      <w:start w:val="1"/>
      <w:numFmt w:val="decimal"/>
      <w:lvlText w:val="%7."/>
      <w:lvlJc w:val="left"/>
      <w:pPr>
        <w:ind w:left="5040" w:hanging="360"/>
      </w:pPr>
    </w:lvl>
    <w:lvl w:ilvl="7" w:tplc="3816F362">
      <w:start w:val="1"/>
      <w:numFmt w:val="lowerLetter"/>
      <w:lvlText w:val="%8."/>
      <w:lvlJc w:val="left"/>
      <w:pPr>
        <w:ind w:left="5760" w:hanging="360"/>
      </w:pPr>
    </w:lvl>
    <w:lvl w:ilvl="8" w:tplc="8F005E64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A0B863F"/>
    <w:multiLevelType w:val="hybridMultilevel"/>
    <w:tmpl w:val="FFFFFFFF"/>
    <w:lvl w:ilvl="0" w:tplc="0DF61462">
      <w:start w:val="1"/>
      <w:numFmt w:val="decimal"/>
      <w:lvlText w:val="%1."/>
      <w:lvlJc w:val="left"/>
      <w:pPr>
        <w:ind w:left="720" w:hanging="360"/>
      </w:pPr>
    </w:lvl>
    <w:lvl w:ilvl="1" w:tplc="45727C7A">
      <w:start w:val="1"/>
      <w:numFmt w:val="lowerLetter"/>
      <w:lvlText w:val="%2."/>
      <w:lvlJc w:val="left"/>
      <w:pPr>
        <w:ind w:left="1440" w:hanging="360"/>
      </w:pPr>
    </w:lvl>
    <w:lvl w:ilvl="2" w:tplc="F5D233F6">
      <w:start w:val="1"/>
      <w:numFmt w:val="lowerRoman"/>
      <w:lvlText w:val="%3."/>
      <w:lvlJc w:val="right"/>
      <w:pPr>
        <w:ind w:left="2160" w:hanging="180"/>
      </w:pPr>
    </w:lvl>
    <w:lvl w:ilvl="3" w:tplc="F09C443E">
      <w:start w:val="1"/>
      <w:numFmt w:val="decimal"/>
      <w:lvlText w:val="%4."/>
      <w:lvlJc w:val="left"/>
      <w:pPr>
        <w:ind w:left="2880" w:hanging="360"/>
      </w:pPr>
    </w:lvl>
    <w:lvl w:ilvl="4" w:tplc="5860B372">
      <w:start w:val="1"/>
      <w:numFmt w:val="lowerLetter"/>
      <w:lvlText w:val="%5."/>
      <w:lvlJc w:val="left"/>
      <w:pPr>
        <w:ind w:left="3600" w:hanging="360"/>
      </w:pPr>
    </w:lvl>
    <w:lvl w:ilvl="5" w:tplc="D39C9D16">
      <w:start w:val="1"/>
      <w:numFmt w:val="lowerRoman"/>
      <w:lvlText w:val="%6."/>
      <w:lvlJc w:val="right"/>
      <w:pPr>
        <w:ind w:left="4320" w:hanging="180"/>
      </w:pPr>
    </w:lvl>
    <w:lvl w:ilvl="6" w:tplc="CDFE262C">
      <w:start w:val="1"/>
      <w:numFmt w:val="decimal"/>
      <w:lvlText w:val="%7."/>
      <w:lvlJc w:val="left"/>
      <w:pPr>
        <w:ind w:left="5040" w:hanging="360"/>
      </w:pPr>
    </w:lvl>
    <w:lvl w:ilvl="7" w:tplc="F0A8EE56">
      <w:start w:val="1"/>
      <w:numFmt w:val="lowerLetter"/>
      <w:lvlText w:val="%8."/>
      <w:lvlJc w:val="left"/>
      <w:pPr>
        <w:ind w:left="5760" w:hanging="360"/>
      </w:pPr>
    </w:lvl>
    <w:lvl w:ilvl="8" w:tplc="2202235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B1A4848"/>
    <w:multiLevelType w:val="hybridMultilevel"/>
    <w:tmpl w:val="6D4EC8A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BE94517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F12724"/>
    <w:multiLevelType w:val="hybridMultilevel"/>
    <w:tmpl w:val="FFFFFFFF"/>
    <w:lvl w:ilvl="0" w:tplc="F760E2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AD2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A68A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D6A8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49C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5CF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9AD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21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E674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D151715"/>
    <w:multiLevelType w:val="hybridMultilevel"/>
    <w:tmpl w:val="FFFFFFFF"/>
    <w:lvl w:ilvl="0" w:tplc="76DC79F4">
      <w:start w:val="1"/>
      <w:numFmt w:val="decimal"/>
      <w:lvlText w:val="%1."/>
      <w:lvlJc w:val="left"/>
      <w:pPr>
        <w:ind w:left="720" w:hanging="360"/>
      </w:pPr>
    </w:lvl>
    <w:lvl w:ilvl="1" w:tplc="298E9F18">
      <w:start w:val="1"/>
      <w:numFmt w:val="lowerLetter"/>
      <w:lvlText w:val="%2."/>
      <w:lvlJc w:val="left"/>
      <w:pPr>
        <w:ind w:left="1440" w:hanging="360"/>
      </w:pPr>
    </w:lvl>
    <w:lvl w:ilvl="2" w:tplc="D7EAD658">
      <w:start w:val="1"/>
      <w:numFmt w:val="lowerRoman"/>
      <w:lvlText w:val="%3."/>
      <w:lvlJc w:val="right"/>
      <w:pPr>
        <w:ind w:left="2160" w:hanging="180"/>
      </w:pPr>
    </w:lvl>
    <w:lvl w:ilvl="3" w:tplc="8D047D1A">
      <w:start w:val="1"/>
      <w:numFmt w:val="decimal"/>
      <w:lvlText w:val="%4."/>
      <w:lvlJc w:val="left"/>
      <w:pPr>
        <w:ind w:left="2880" w:hanging="360"/>
      </w:pPr>
    </w:lvl>
    <w:lvl w:ilvl="4" w:tplc="E050EB68">
      <w:start w:val="1"/>
      <w:numFmt w:val="lowerLetter"/>
      <w:lvlText w:val="%5."/>
      <w:lvlJc w:val="left"/>
      <w:pPr>
        <w:ind w:left="3600" w:hanging="360"/>
      </w:pPr>
    </w:lvl>
    <w:lvl w:ilvl="5" w:tplc="AE324D62">
      <w:start w:val="1"/>
      <w:numFmt w:val="lowerRoman"/>
      <w:lvlText w:val="%6."/>
      <w:lvlJc w:val="right"/>
      <w:pPr>
        <w:ind w:left="4320" w:hanging="180"/>
      </w:pPr>
    </w:lvl>
    <w:lvl w:ilvl="6" w:tplc="33688CC8">
      <w:start w:val="1"/>
      <w:numFmt w:val="decimal"/>
      <w:lvlText w:val="%7."/>
      <w:lvlJc w:val="left"/>
      <w:pPr>
        <w:ind w:left="5040" w:hanging="360"/>
      </w:pPr>
    </w:lvl>
    <w:lvl w:ilvl="7" w:tplc="798A3A9E">
      <w:start w:val="1"/>
      <w:numFmt w:val="lowerLetter"/>
      <w:lvlText w:val="%8."/>
      <w:lvlJc w:val="left"/>
      <w:pPr>
        <w:ind w:left="5760" w:hanging="360"/>
      </w:pPr>
    </w:lvl>
    <w:lvl w:ilvl="8" w:tplc="3D1E153E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EC3201E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8C2F50"/>
    <w:multiLevelType w:val="hybridMultilevel"/>
    <w:tmpl w:val="FFFFFFFF"/>
    <w:lvl w:ilvl="0" w:tplc="10EEC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B2C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123B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E8C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322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5EF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7C6B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70B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148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0688CC0"/>
    <w:multiLevelType w:val="hybridMultilevel"/>
    <w:tmpl w:val="FFFFFFFF"/>
    <w:lvl w:ilvl="0" w:tplc="E82ED94C">
      <w:start w:val="1"/>
      <w:numFmt w:val="decimal"/>
      <w:lvlText w:val="%1."/>
      <w:lvlJc w:val="left"/>
      <w:pPr>
        <w:ind w:left="720" w:hanging="360"/>
      </w:pPr>
    </w:lvl>
    <w:lvl w:ilvl="1" w:tplc="C8028D60">
      <w:start w:val="1"/>
      <w:numFmt w:val="lowerLetter"/>
      <w:lvlText w:val="%2."/>
      <w:lvlJc w:val="left"/>
      <w:pPr>
        <w:ind w:left="1440" w:hanging="360"/>
      </w:pPr>
    </w:lvl>
    <w:lvl w:ilvl="2" w:tplc="3364CA0A">
      <w:start w:val="1"/>
      <w:numFmt w:val="lowerRoman"/>
      <w:lvlText w:val="%3."/>
      <w:lvlJc w:val="right"/>
      <w:pPr>
        <w:ind w:left="2160" w:hanging="180"/>
      </w:pPr>
    </w:lvl>
    <w:lvl w:ilvl="3" w:tplc="5EF8C320">
      <w:start w:val="1"/>
      <w:numFmt w:val="decimal"/>
      <w:lvlText w:val="%4."/>
      <w:lvlJc w:val="left"/>
      <w:pPr>
        <w:ind w:left="2880" w:hanging="360"/>
      </w:pPr>
    </w:lvl>
    <w:lvl w:ilvl="4" w:tplc="4B2C59DE">
      <w:start w:val="1"/>
      <w:numFmt w:val="lowerLetter"/>
      <w:lvlText w:val="%5."/>
      <w:lvlJc w:val="left"/>
      <w:pPr>
        <w:ind w:left="3600" w:hanging="360"/>
      </w:pPr>
    </w:lvl>
    <w:lvl w:ilvl="5" w:tplc="EED4EA74">
      <w:start w:val="1"/>
      <w:numFmt w:val="lowerRoman"/>
      <w:lvlText w:val="%6."/>
      <w:lvlJc w:val="right"/>
      <w:pPr>
        <w:ind w:left="4320" w:hanging="180"/>
      </w:pPr>
    </w:lvl>
    <w:lvl w:ilvl="6" w:tplc="FA0C496C">
      <w:start w:val="1"/>
      <w:numFmt w:val="decimal"/>
      <w:lvlText w:val="%7."/>
      <w:lvlJc w:val="left"/>
      <w:pPr>
        <w:ind w:left="5040" w:hanging="360"/>
      </w:pPr>
    </w:lvl>
    <w:lvl w:ilvl="7" w:tplc="3ED6E7A4">
      <w:start w:val="1"/>
      <w:numFmt w:val="lowerLetter"/>
      <w:lvlText w:val="%8."/>
      <w:lvlJc w:val="left"/>
      <w:pPr>
        <w:ind w:left="5760" w:hanging="360"/>
      </w:pPr>
    </w:lvl>
    <w:lvl w:ilvl="8" w:tplc="34925164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61B7F25"/>
    <w:multiLevelType w:val="hybridMultilevel"/>
    <w:tmpl w:val="FFFFFFFF"/>
    <w:lvl w:ilvl="0" w:tplc="5EB6D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3A3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5687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86E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2C2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0E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9CD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D610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E43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62AEB44"/>
    <w:multiLevelType w:val="hybridMultilevel"/>
    <w:tmpl w:val="FFFFFFFF"/>
    <w:lvl w:ilvl="0" w:tplc="C3F67148">
      <w:start w:val="1"/>
      <w:numFmt w:val="decimal"/>
      <w:lvlText w:val="%1."/>
      <w:lvlJc w:val="left"/>
      <w:pPr>
        <w:ind w:left="720" w:hanging="360"/>
      </w:pPr>
    </w:lvl>
    <w:lvl w:ilvl="1" w:tplc="643A91F4">
      <w:start w:val="1"/>
      <w:numFmt w:val="lowerLetter"/>
      <w:lvlText w:val="%2."/>
      <w:lvlJc w:val="left"/>
      <w:pPr>
        <w:ind w:left="1440" w:hanging="360"/>
      </w:pPr>
    </w:lvl>
    <w:lvl w:ilvl="2" w:tplc="ADB8EB06">
      <w:start w:val="1"/>
      <w:numFmt w:val="lowerRoman"/>
      <w:lvlText w:val="%3."/>
      <w:lvlJc w:val="right"/>
      <w:pPr>
        <w:ind w:left="2160" w:hanging="180"/>
      </w:pPr>
    </w:lvl>
    <w:lvl w:ilvl="3" w:tplc="C6A8D414">
      <w:start w:val="1"/>
      <w:numFmt w:val="decimal"/>
      <w:lvlText w:val="%4."/>
      <w:lvlJc w:val="left"/>
      <w:pPr>
        <w:ind w:left="2880" w:hanging="360"/>
      </w:pPr>
    </w:lvl>
    <w:lvl w:ilvl="4" w:tplc="B720BFF4">
      <w:start w:val="1"/>
      <w:numFmt w:val="lowerLetter"/>
      <w:lvlText w:val="%5."/>
      <w:lvlJc w:val="left"/>
      <w:pPr>
        <w:ind w:left="3600" w:hanging="360"/>
      </w:pPr>
    </w:lvl>
    <w:lvl w:ilvl="5" w:tplc="6D2A7312">
      <w:start w:val="1"/>
      <w:numFmt w:val="lowerRoman"/>
      <w:lvlText w:val="%6."/>
      <w:lvlJc w:val="right"/>
      <w:pPr>
        <w:ind w:left="4320" w:hanging="180"/>
      </w:pPr>
    </w:lvl>
    <w:lvl w:ilvl="6" w:tplc="0810CC8C">
      <w:start w:val="1"/>
      <w:numFmt w:val="decimal"/>
      <w:lvlText w:val="%7."/>
      <w:lvlJc w:val="left"/>
      <w:pPr>
        <w:ind w:left="5040" w:hanging="360"/>
      </w:pPr>
    </w:lvl>
    <w:lvl w:ilvl="7" w:tplc="D630A7C0">
      <w:start w:val="1"/>
      <w:numFmt w:val="lowerLetter"/>
      <w:lvlText w:val="%8."/>
      <w:lvlJc w:val="left"/>
      <w:pPr>
        <w:ind w:left="5760" w:hanging="360"/>
      </w:pPr>
    </w:lvl>
    <w:lvl w:ilvl="8" w:tplc="EFCCFF90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649DA15"/>
    <w:multiLevelType w:val="hybridMultilevel"/>
    <w:tmpl w:val="FFFFFFFF"/>
    <w:lvl w:ilvl="0" w:tplc="58D45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5EA1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20A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4AA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5E29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141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A8C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D643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46E3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A5413DD"/>
    <w:multiLevelType w:val="hybridMultilevel"/>
    <w:tmpl w:val="FFFFFFFF"/>
    <w:lvl w:ilvl="0" w:tplc="85B4E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9C5D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9AF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30A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6A3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72E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503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B429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B0DB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B2EFA26"/>
    <w:multiLevelType w:val="hybridMultilevel"/>
    <w:tmpl w:val="FFFFFFFF"/>
    <w:lvl w:ilvl="0" w:tplc="6CC8C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A2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747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BEE5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F8E7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22C8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AC2A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1823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C4B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D6033FA"/>
    <w:multiLevelType w:val="hybridMultilevel"/>
    <w:tmpl w:val="FFFFFFFF"/>
    <w:lvl w:ilvl="0" w:tplc="EC7CDE26">
      <w:start w:val="1"/>
      <w:numFmt w:val="decimal"/>
      <w:lvlText w:val="%1."/>
      <w:lvlJc w:val="left"/>
      <w:pPr>
        <w:ind w:left="720" w:hanging="360"/>
      </w:pPr>
    </w:lvl>
    <w:lvl w:ilvl="1" w:tplc="F300F274">
      <w:start w:val="1"/>
      <w:numFmt w:val="lowerLetter"/>
      <w:lvlText w:val="%2."/>
      <w:lvlJc w:val="left"/>
      <w:pPr>
        <w:ind w:left="1440" w:hanging="360"/>
      </w:pPr>
    </w:lvl>
    <w:lvl w:ilvl="2" w:tplc="FC829864">
      <w:start w:val="1"/>
      <w:numFmt w:val="lowerRoman"/>
      <w:lvlText w:val="%3."/>
      <w:lvlJc w:val="right"/>
      <w:pPr>
        <w:ind w:left="2160" w:hanging="180"/>
      </w:pPr>
    </w:lvl>
    <w:lvl w:ilvl="3" w:tplc="A30A1DB2">
      <w:start w:val="1"/>
      <w:numFmt w:val="decimal"/>
      <w:lvlText w:val="%4."/>
      <w:lvlJc w:val="left"/>
      <w:pPr>
        <w:ind w:left="2880" w:hanging="360"/>
      </w:pPr>
    </w:lvl>
    <w:lvl w:ilvl="4" w:tplc="B4989DAE">
      <w:start w:val="1"/>
      <w:numFmt w:val="lowerLetter"/>
      <w:lvlText w:val="%5."/>
      <w:lvlJc w:val="left"/>
      <w:pPr>
        <w:ind w:left="3600" w:hanging="360"/>
      </w:pPr>
    </w:lvl>
    <w:lvl w:ilvl="5" w:tplc="B4406A7E">
      <w:start w:val="1"/>
      <w:numFmt w:val="lowerRoman"/>
      <w:lvlText w:val="%6."/>
      <w:lvlJc w:val="right"/>
      <w:pPr>
        <w:ind w:left="4320" w:hanging="180"/>
      </w:pPr>
    </w:lvl>
    <w:lvl w:ilvl="6" w:tplc="D36A33BC">
      <w:start w:val="1"/>
      <w:numFmt w:val="decimal"/>
      <w:lvlText w:val="%7."/>
      <w:lvlJc w:val="left"/>
      <w:pPr>
        <w:ind w:left="5040" w:hanging="360"/>
      </w:pPr>
    </w:lvl>
    <w:lvl w:ilvl="7" w:tplc="0008A52C">
      <w:start w:val="1"/>
      <w:numFmt w:val="lowerLetter"/>
      <w:lvlText w:val="%8."/>
      <w:lvlJc w:val="left"/>
      <w:pPr>
        <w:ind w:left="5760" w:hanging="360"/>
      </w:pPr>
    </w:lvl>
    <w:lvl w:ilvl="8" w:tplc="0FB61834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E336D8F"/>
    <w:multiLevelType w:val="hybridMultilevel"/>
    <w:tmpl w:val="FFFFFFFF"/>
    <w:lvl w:ilvl="0" w:tplc="BC64F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82F5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125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125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E75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782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30E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A682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EB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F790D50"/>
    <w:multiLevelType w:val="hybridMultilevel"/>
    <w:tmpl w:val="FFFFFFFF"/>
    <w:lvl w:ilvl="0" w:tplc="410857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BC03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8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90AF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DCF6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C3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5AD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C51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364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FC1043F"/>
    <w:multiLevelType w:val="hybridMultilevel"/>
    <w:tmpl w:val="D526895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07A4161"/>
    <w:multiLevelType w:val="hybridMultilevel"/>
    <w:tmpl w:val="1A16056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2322EF0"/>
    <w:multiLevelType w:val="hybridMultilevel"/>
    <w:tmpl w:val="FFFFFFFF"/>
    <w:lvl w:ilvl="0" w:tplc="18DC1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1E5C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3E1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30F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9801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D49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E29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84A2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ED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26904B0"/>
    <w:multiLevelType w:val="hybridMultilevel"/>
    <w:tmpl w:val="FFFFFFFF"/>
    <w:lvl w:ilvl="0" w:tplc="6EFE5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B863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D67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042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2627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040C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907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1EB7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1AC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3213F00"/>
    <w:multiLevelType w:val="hybridMultilevel"/>
    <w:tmpl w:val="FFFFFFFF"/>
    <w:lvl w:ilvl="0" w:tplc="46742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4C38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DAE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E0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16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22A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CC2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4C46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467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383481A"/>
    <w:multiLevelType w:val="multilevel"/>
    <w:tmpl w:val="7FF6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C447FB"/>
    <w:multiLevelType w:val="hybridMultilevel"/>
    <w:tmpl w:val="FFFFFFFF"/>
    <w:lvl w:ilvl="0" w:tplc="E4B46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AAF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923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104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2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FCCC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A064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413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B89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503EFF3"/>
    <w:multiLevelType w:val="hybridMultilevel"/>
    <w:tmpl w:val="FFFFFFFF"/>
    <w:lvl w:ilvl="0" w:tplc="FF724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AA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E2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4482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181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A7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363D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D487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A2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6E29E8"/>
    <w:multiLevelType w:val="multilevel"/>
    <w:tmpl w:val="BEF0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16F1B4"/>
    <w:multiLevelType w:val="hybridMultilevel"/>
    <w:tmpl w:val="FFFFFFFF"/>
    <w:lvl w:ilvl="0" w:tplc="0C94C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E2EE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FCB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642E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006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DEAB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920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6418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060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B865EFB"/>
    <w:multiLevelType w:val="hybridMultilevel"/>
    <w:tmpl w:val="FFFFFFFF"/>
    <w:lvl w:ilvl="0" w:tplc="B8BEF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248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429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7808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C17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D200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461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E2E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6ED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C464B0B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C39D1A"/>
    <w:multiLevelType w:val="hybridMultilevel"/>
    <w:tmpl w:val="FFFFFFFF"/>
    <w:lvl w:ilvl="0" w:tplc="585AF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BCE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EA89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380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2207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6482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2EC6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44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508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046490"/>
    <w:multiLevelType w:val="hybridMultilevel"/>
    <w:tmpl w:val="FFFFFFFF"/>
    <w:lvl w:ilvl="0" w:tplc="81064C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14E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AA4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E2E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05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286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87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A66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188F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D1BE981"/>
    <w:multiLevelType w:val="hybridMultilevel"/>
    <w:tmpl w:val="FFFFFFFF"/>
    <w:lvl w:ilvl="0" w:tplc="1B98125E">
      <w:start w:val="1"/>
      <w:numFmt w:val="decimal"/>
      <w:lvlText w:val="%1."/>
      <w:lvlJc w:val="left"/>
      <w:pPr>
        <w:ind w:left="720" w:hanging="360"/>
      </w:pPr>
    </w:lvl>
    <w:lvl w:ilvl="1" w:tplc="23002F40">
      <w:start w:val="1"/>
      <w:numFmt w:val="lowerLetter"/>
      <w:lvlText w:val="%2."/>
      <w:lvlJc w:val="left"/>
      <w:pPr>
        <w:ind w:left="1440" w:hanging="360"/>
      </w:pPr>
    </w:lvl>
    <w:lvl w:ilvl="2" w:tplc="1F66D0E6">
      <w:start w:val="1"/>
      <w:numFmt w:val="lowerRoman"/>
      <w:lvlText w:val="%3."/>
      <w:lvlJc w:val="right"/>
      <w:pPr>
        <w:ind w:left="2160" w:hanging="180"/>
      </w:pPr>
    </w:lvl>
    <w:lvl w:ilvl="3" w:tplc="93E09F40">
      <w:start w:val="1"/>
      <w:numFmt w:val="decimal"/>
      <w:lvlText w:val="%4."/>
      <w:lvlJc w:val="left"/>
      <w:pPr>
        <w:ind w:left="2880" w:hanging="360"/>
      </w:pPr>
    </w:lvl>
    <w:lvl w:ilvl="4" w:tplc="F9302A2E">
      <w:start w:val="1"/>
      <w:numFmt w:val="lowerLetter"/>
      <w:lvlText w:val="%5."/>
      <w:lvlJc w:val="left"/>
      <w:pPr>
        <w:ind w:left="3600" w:hanging="360"/>
      </w:pPr>
    </w:lvl>
    <w:lvl w:ilvl="5" w:tplc="9ECA4FC2">
      <w:start w:val="1"/>
      <w:numFmt w:val="lowerRoman"/>
      <w:lvlText w:val="%6."/>
      <w:lvlJc w:val="right"/>
      <w:pPr>
        <w:ind w:left="4320" w:hanging="180"/>
      </w:pPr>
    </w:lvl>
    <w:lvl w:ilvl="6" w:tplc="3CEA670C">
      <w:start w:val="1"/>
      <w:numFmt w:val="decimal"/>
      <w:lvlText w:val="%7."/>
      <w:lvlJc w:val="left"/>
      <w:pPr>
        <w:ind w:left="5040" w:hanging="360"/>
      </w:pPr>
    </w:lvl>
    <w:lvl w:ilvl="7" w:tplc="A522AA38">
      <w:start w:val="1"/>
      <w:numFmt w:val="lowerLetter"/>
      <w:lvlText w:val="%8."/>
      <w:lvlJc w:val="left"/>
      <w:pPr>
        <w:ind w:left="5760" w:hanging="360"/>
      </w:pPr>
    </w:lvl>
    <w:lvl w:ilvl="8" w:tplc="AA923B36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DCD2A3F"/>
    <w:multiLevelType w:val="hybridMultilevel"/>
    <w:tmpl w:val="FFFFFFFF"/>
    <w:lvl w:ilvl="0" w:tplc="14D47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D4D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B41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A44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1CD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B8A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14F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E2F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106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E096C02"/>
    <w:multiLevelType w:val="multilevel"/>
    <w:tmpl w:val="AA7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579263">
    <w:abstractNumId w:val="62"/>
  </w:num>
  <w:num w:numId="2" w16cid:durableId="796534032">
    <w:abstractNumId w:val="13"/>
  </w:num>
  <w:num w:numId="3" w16cid:durableId="1247039027">
    <w:abstractNumId w:val="84"/>
  </w:num>
  <w:num w:numId="4" w16cid:durableId="1992099042">
    <w:abstractNumId w:val="35"/>
  </w:num>
  <w:num w:numId="5" w16cid:durableId="1313678544">
    <w:abstractNumId w:val="81"/>
  </w:num>
  <w:num w:numId="6" w16cid:durableId="611517067">
    <w:abstractNumId w:val="40"/>
  </w:num>
  <w:num w:numId="7" w16cid:durableId="1418206612">
    <w:abstractNumId w:val="92"/>
  </w:num>
  <w:num w:numId="8" w16cid:durableId="1510413023">
    <w:abstractNumId w:val="34"/>
  </w:num>
  <w:num w:numId="9" w16cid:durableId="1548175502">
    <w:abstractNumId w:val="3"/>
  </w:num>
  <w:num w:numId="10" w16cid:durableId="177043332">
    <w:abstractNumId w:val="50"/>
  </w:num>
  <w:num w:numId="11" w16cid:durableId="2111856865">
    <w:abstractNumId w:val="32"/>
  </w:num>
  <w:num w:numId="12" w16cid:durableId="1390570223">
    <w:abstractNumId w:val="42"/>
  </w:num>
  <w:num w:numId="13" w16cid:durableId="1616206655">
    <w:abstractNumId w:val="65"/>
  </w:num>
  <w:num w:numId="14" w16cid:durableId="569392731">
    <w:abstractNumId w:val="46"/>
  </w:num>
  <w:num w:numId="15" w16cid:durableId="977145440">
    <w:abstractNumId w:val="87"/>
  </w:num>
  <w:num w:numId="16" w16cid:durableId="2108848055">
    <w:abstractNumId w:val="16"/>
  </w:num>
  <w:num w:numId="17" w16cid:durableId="1455369709">
    <w:abstractNumId w:val="15"/>
  </w:num>
  <w:num w:numId="18" w16cid:durableId="218396402">
    <w:abstractNumId w:val="76"/>
  </w:num>
  <w:num w:numId="19" w16cid:durableId="639771096">
    <w:abstractNumId w:val="10"/>
  </w:num>
  <w:num w:numId="20" w16cid:durableId="1045787160">
    <w:abstractNumId w:val="61"/>
  </w:num>
  <w:num w:numId="21" w16cid:durableId="758210433">
    <w:abstractNumId w:val="19"/>
  </w:num>
  <w:num w:numId="22" w16cid:durableId="1160003902">
    <w:abstractNumId w:val="24"/>
  </w:num>
  <w:num w:numId="23" w16cid:durableId="1274554737">
    <w:abstractNumId w:val="11"/>
  </w:num>
  <w:num w:numId="24" w16cid:durableId="2105571018">
    <w:abstractNumId w:val="77"/>
  </w:num>
  <w:num w:numId="25" w16cid:durableId="56246892">
    <w:abstractNumId w:val="0"/>
  </w:num>
  <w:num w:numId="26" w16cid:durableId="1938907425">
    <w:abstractNumId w:val="21"/>
  </w:num>
  <w:num w:numId="27" w16cid:durableId="912356629">
    <w:abstractNumId w:val="28"/>
  </w:num>
  <w:num w:numId="28" w16cid:durableId="556942782">
    <w:abstractNumId w:val="38"/>
  </w:num>
  <w:num w:numId="29" w16cid:durableId="1315917718">
    <w:abstractNumId w:val="22"/>
  </w:num>
  <w:num w:numId="30" w16cid:durableId="1416783717">
    <w:abstractNumId w:val="64"/>
  </w:num>
  <w:num w:numId="31" w16cid:durableId="1716810530">
    <w:abstractNumId w:val="14"/>
  </w:num>
  <w:num w:numId="32" w16cid:durableId="1706254951">
    <w:abstractNumId w:val="89"/>
  </w:num>
  <w:num w:numId="33" w16cid:durableId="1735228963">
    <w:abstractNumId w:val="27"/>
  </w:num>
  <w:num w:numId="34" w16cid:durableId="506871693">
    <w:abstractNumId w:val="57"/>
  </w:num>
  <w:num w:numId="35" w16cid:durableId="1043093439">
    <w:abstractNumId w:val="18"/>
  </w:num>
  <w:num w:numId="36" w16cid:durableId="779036322">
    <w:abstractNumId w:val="90"/>
  </w:num>
  <w:num w:numId="37" w16cid:durableId="1585989020">
    <w:abstractNumId w:val="4"/>
  </w:num>
  <w:num w:numId="38" w16cid:durableId="1588341592">
    <w:abstractNumId w:val="47"/>
  </w:num>
  <w:num w:numId="39" w16cid:durableId="1156383603">
    <w:abstractNumId w:val="71"/>
  </w:num>
  <w:num w:numId="40" w16cid:durableId="1642269830">
    <w:abstractNumId w:val="69"/>
  </w:num>
  <w:num w:numId="41" w16cid:durableId="1882283523">
    <w:abstractNumId w:val="5"/>
  </w:num>
  <w:num w:numId="42" w16cid:durableId="1999919842">
    <w:abstractNumId w:val="58"/>
  </w:num>
  <w:num w:numId="43" w16cid:durableId="44303892">
    <w:abstractNumId w:val="36"/>
  </w:num>
  <w:num w:numId="44" w16cid:durableId="137652369">
    <w:abstractNumId w:val="63"/>
  </w:num>
  <w:num w:numId="45" w16cid:durableId="1261914575">
    <w:abstractNumId w:val="85"/>
  </w:num>
  <w:num w:numId="46" w16cid:durableId="1914654225">
    <w:abstractNumId w:val="56"/>
  </w:num>
  <w:num w:numId="47" w16cid:durableId="522985137">
    <w:abstractNumId w:val="70"/>
  </w:num>
  <w:num w:numId="48" w16cid:durableId="1809277153">
    <w:abstractNumId w:val="31"/>
  </w:num>
  <w:num w:numId="49" w16cid:durableId="2112703382">
    <w:abstractNumId w:val="30"/>
  </w:num>
  <w:num w:numId="50" w16cid:durableId="1213539612">
    <w:abstractNumId w:val="25"/>
  </w:num>
  <w:num w:numId="51" w16cid:durableId="424617421">
    <w:abstractNumId w:val="20"/>
  </w:num>
  <w:num w:numId="52" w16cid:durableId="312416324">
    <w:abstractNumId w:val="59"/>
  </w:num>
  <w:num w:numId="53" w16cid:durableId="1729448968">
    <w:abstractNumId w:val="51"/>
  </w:num>
  <w:num w:numId="54" w16cid:durableId="1470442619">
    <w:abstractNumId w:val="12"/>
  </w:num>
  <w:num w:numId="55" w16cid:durableId="2094621061">
    <w:abstractNumId w:val="41"/>
  </w:num>
  <w:num w:numId="56" w16cid:durableId="130441831">
    <w:abstractNumId w:val="17"/>
  </w:num>
  <w:num w:numId="57" w16cid:durableId="30961776">
    <w:abstractNumId w:val="75"/>
  </w:num>
  <w:num w:numId="58" w16cid:durableId="55516977">
    <w:abstractNumId w:val="83"/>
  </w:num>
  <w:num w:numId="59" w16cid:durableId="174460985">
    <w:abstractNumId w:val="29"/>
  </w:num>
  <w:num w:numId="60" w16cid:durableId="738947213">
    <w:abstractNumId w:val="39"/>
  </w:num>
  <w:num w:numId="61" w16cid:durableId="1713915934">
    <w:abstractNumId w:val="9"/>
  </w:num>
  <w:num w:numId="62" w16cid:durableId="1684817991">
    <w:abstractNumId w:val="49"/>
  </w:num>
  <w:num w:numId="63" w16cid:durableId="1741443309">
    <w:abstractNumId w:val="60"/>
  </w:num>
  <w:num w:numId="64" w16cid:durableId="785124818">
    <w:abstractNumId w:val="54"/>
  </w:num>
  <w:num w:numId="65" w16cid:durableId="535657585">
    <w:abstractNumId w:val="1"/>
  </w:num>
  <w:num w:numId="66" w16cid:durableId="1096753208">
    <w:abstractNumId w:val="33"/>
  </w:num>
  <w:num w:numId="67" w16cid:durableId="964966119">
    <w:abstractNumId w:val="74"/>
  </w:num>
  <w:num w:numId="68" w16cid:durableId="415248561">
    <w:abstractNumId w:val="45"/>
  </w:num>
  <w:num w:numId="69" w16cid:durableId="1081098702">
    <w:abstractNumId w:val="44"/>
  </w:num>
  <w:num w:numId="70" w16cid:durableId="1215853366">
    <w:abstractNumId w:val="73"/>
  </w:num>
  <w:num w:numId="71" w16cid:durableId="1478450899">
    <w:abstractNumId w:val="43"/>
  </w:num>
  <w:num w:numId="72" w16cid:durableId="453595854">
    <w:abstractNumId w:val="26"/>
  </w:num>
  <w:num w:numId="73" w16cid:durableId="1639527170">
    <w:abstractNumId w:val="79"/>
  </w:num>
  <w:num w:numId="74" w16cid:durableId="2048143067">
    <w:abstractNumId w:val="2"/>
  </w:num>
  <w:num w:numId="75" w16cid:durableId="1210150531">
    <w:abstractNumId w:val="78"/>
  </w:num>
  <w:num w:numId="76" w16cid:durableId="1769425369">
    <w:abstractNumId w:val="55"/>
  </w:num>
  <w:num w:numId="77" w16cid:durableId="863328270">
    <w:abstractNumId w:val="66"/>
  </w:num>
  <w:num w:numId="78" w16cid:durableId="1439370522">
    <w:abstractNumId w:val="23"/>
  </w:num>
  <w:num w:numId="79" w16cid:durableId="1113548325">
    <w:abstractNumId w:val="91"/>
  </w:num>
  <w:num w:numId="80" w16cid:durableId="104086083">
    <w:abstractNumId w:val="88"/>
  </w:num>
  <w:num w:numId="81" w16cid:durableId="407655466">
    <w:abstractNumId w:val="48"/>
  </w:num>
  <w:num w:numId="82" w16cid:durableId="1282565461">
    <w:abstractNumId w:val="86"/>
  </w:num>
  <w:num w:numId="83" w16cid:durableId="566694607">
    <w:abstractNumId w:val="7"/>
  </w:num>
  <w:num w:numId="84" w16cid:durableId="1056053704">
    <w:abstractNumId w:val="52"/>
  </w:num>
  <w:num w:numId="85" w16cid:durableId="625623072">
    <w:abstractNumId w:val="72"/>
  </w:num>
  <w:num w:numId="86" w16cid:durableId="1126001202">
    <w:abstractNumId w:val="53"/>
  </w:num>
  <w:num w:numId="87" w16cid:durableId="907688301">
    <w:abstractNumId w:val="80"/>
  </w:num>
  <w:num w:numId="88" w16cid:durableId="1017972309">
    <w:abstractNumId w:val="67"/>
  </w:num>
  <w:num w:numId="89" w16cid:durableId="2008945187">
    <w:abstractNumId w:val="82"/>
  </w:num>
  <w:num w:numId="90" w16cid:durableId="660544649">
    <w:abstractNumId w:val="68"/>
  </w:num>
  <w:num w:numId="91" w16cid:durableId="256327589">
    <w:abstractNumId w:val="6"/>
  </w:num>
  <w:num w:numId="92" w16cid:durableId="261038832">
    <w:abstractNumId w:val="37"/>
  </w:num>
  <w:num w:numId="93" w16cid:durableId="773938995">
    <w:abstractNumId w:val="8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DF"/>
    <w:rsid w:val="00026BAD"/>
    <w:rsid w:val="00027B76"/>
    <w:rsid w:val="00033ECF"/>
    <w:rsid w:val="0005148D"/>
    <w:rsid w:val="00051C83"/>
    <w:rsid w:val="00055C0A"/>
    <w:rsid w:val="00086C73"/>
    <w:rsid w:val="000A1D88"/>
    <w:rsid w:val="000B078B"/>
    <w:rsid w:val="000C374A"/>
    <w:rsid w:val="000D5781"/>
    <w:rsid w:val="000D5CEE"/>
    <w:rsid w:val="000F5BC1"/>
    <w:rsid w:val="00103226"/>
    <w:rsid w:val="00131CE7"/>
    <w:rsid w:val="00152733"/>
    <w:rsid w:val="001557C1"/>
    <w:rsid w:val="00161B89"/>
    <w:rsid w:val="00173BF6"/>
    <w:rsid w:val="001742B2"/>
    <w:rsid w:val="0018799B"/>
    <w:rsid w:val="00193A96"/>
    <w:rsid w:val="00197C84"/>
    <w:rsid w:val="001A36F2"/>
    <w:rsid w:val="001B674E"/>
    <w:rsid w:val="001C772E"/>
    <w:rsid w:val="001E00D0"/>
    <w:rsid w:val="001F3F62"/>
    <w:rsid w:val="00204BE6"/>
    <w:rsid w:val="00207C1F"/>
    <w:rsid w:val="00207F31"/>
    <w:rsid w:val="0021168A"/>
    <w:rsid w:val="0022340E"/>
    <w:rsid w:val="00226929"/>
    <w:rsid w:val="00227888"/>
    <w:rsid w:val="00251257"/>
    <w:rsid w:val="002521C2"/>
    <w:rsid w:val="002725EB"/>
    <w:rsid w:val="00294994"/>
    <w:rsid w:val="002B2848"/>
    <w:rsid w:val="002D40B8"/>
    <w:rsid w:val="00307DD8"/>
    <w:rsid w:val="00321028"/>
    <w:rsid w:val="00355A26"/>
    <w:rsid w:val="00357501"/>
    <w:rsid w:val="003719BD"/>
    <w:rsid w:val="00373F51"/>
    <w:rsid w:val="00391011"/>
    <w:rsid w:val="003A5E75"/>
    <w:rsid w:val="003B1A61"/>
    <w:rsid w:val="003B46CE"/>
    <w:rsid w:val="003C5A3F"/>
    <w:rsid w:val="003E2120"/>
    <w:rsid w:val="003E3270"/>
    <w:rsid w:val="003F5850"/>
    <w:rsid w:val="004069A2"/>
    <w:rsid w:val="00407D15"/>
    <w:rsid w:val="00411A54"/>
    <w:rsid w:val="00421A3A"/>
    <w:rsid w:val="004230B4"/>
    <w:rsid w:val="004270C8"/>
    <w:rsid w:val="00433D06"/>
    <w:rsid w:val="00441C25"/>
    <w:rsid w:val="0044262E"/>
    <w:rsid w:val="004467DD"/>
    <w:rsid w:val="00450FC9"/>
    <w:rsid w:val="00453EDC"/>
    <w:rsid w:val="004550E7"/>
    <w:rsid w:val="0046406D"/>
    <w:rsid w:val="0046426A"/>
    <w:rsid w:val="00466DCD"/>
    <w:rsid w:val="00476B48"/>
    <w:rsid w:val="00477933"/>
    <w:rsid w:val="004853F8"/>
    <w:rsid w:val="00492675"/>
    <w:rsid w:val="0049621A"/>
    <w:rsid w:val="004974AE"/>
    <w:rsid w:val="004A44BD"/>
    <w:rsid w:val="004A4C54"/>
    <w:rsid w:val="004A5E36"/>
    <w:rsid w:val="004C23FB"/>
    <w:rsid w:val="004C5984"/>
    <w:rsid w:val="004D44A0"/>
    <w:rsid w:val="004E0C6B"/>
    <w:rsid w:val="00522926"/>
    <w:rsid w:val="005377A7"/>
    <w:rsid w:val="00551C34"/>
    <w:rsid w:val="005653D7"/>
    <w:rsid w:val="00566C55"/>
    <w:rsid w:val="005804D8"/>
    <w:rsid w:val="005827EB"/>
    <w:rsid w:val="0059007C"/>
    <w:rsid w:val="005B748B"/>
    <w:rsid w:val="005C0470"/>
    <w:rsid w:val="005C7DC3"/>
    <w:rsid w:val="005D0B3F"/>
    <w:rsid w:val="005D133A"/>
    <w:rsid w:val="005E6E49"/>
    <w:rsid w:val="005F3B20"/>
    <w:rsid w:val="005F48FA"/>
    <w:rsid w:val="006069C6"/>
    <w:rsid w:val="00615CB9"/>
    <w:rsid w:val="00617A8C"/>
    <w:rsid w:val="006259D4"/>
    <w:rsid w:val="006406FE"/>
    <w:rsid w:val="0064159E"/>
    <w:rsid w:val="006529F2"/>
    <w:rsid w:val="00671990"/>
    <w:rsid w:val="00672220"/>
    <w:rsid w:val="006732D7"/>
    <w:rsid w:val="00685E0D"/>
    <w:rsid w:val="006A221B"/>
    <w:rsid w:val="006A2EAB"/>
    <w:rsid w:val="006B7AB5"/>
    <w:rsid w:val="006C3D34"/>
    <w:rsid w:val="006D654A"/>
    <w:rsid w:val="006E24AA"/>
    <w:rsid w:val="006F585E"/>
    <w:rsid w:val="0070637B"/>
    <w:rsid w:val="0071286D"/>
    <w:rsid w:val="00722645"/>
    <w:rsid w:val="0073672E"/>
    <w:rsid w:val="00750E28"/>
    <w:rsid w:val="007747EB"/>
    <w:rsid w:val="007973BC"/>
    <w:rsid w:val="007A797E"/>
    <w:rsid w:val="007B5CA2"/>
    <w:rsid w:val="007B76B8"/>
    <w:rsid w:val="007C0DFB"/>
    <w:rsid w:val="007C1B18"/>
    <w:rsid w:val="007C523A"/>
    <w:rsid w:val="007D4E87"/>
    <w:rsid w:val="007E61F3"/>
    <w:rsid w:val="007F3271"/>
    <w:rsid w:val="007F516B"/>
    <w:rsid w:val="007F64C3"/>
    <w:rsid w:val="00803ABA"/>
    <w:rsid w:val="008242EB"/>
    <w:rsid w:val="00833F3D"/>
    <w:rsid w:val="00843D8C"/>
    <w:rsid w:val="00860CE8"/>
    <w:rsid w:val="00865EE4"/>
    <w:rsid w:val="00897B4F"/>
    <w:rsid w:val="008C1DFF"/>
    <w:rsid w:val="00902461"/>
    <w:rsid w:val="00904D23"/>
    <w:rsid w:val="00915C34"/>
    <w:rsid w:val="009349A8"/>
    <w:rsid w:val="00937B1F"/>
    <w:rsid w:val="009548AD"/>
    <w:rsid w:val="00956B53"/>
    <w:rsid w:val="00966153"/>
    <w:rsid w:val="00966206"/>
    <w:rsid w:val="00976B29"/>
    <w:rsid w:val="009835A3"/>
    <w:rsid w:val="0098498D"/>
    <w:rsid w:val="00987BAD"/>
    <w:rsid w:val="0099005B"/>
    <w:rsid w:val="0099590B"/>
    <w:rsid w:val="009A3B37"/>
    <w:rsid w:val="009B0391"/>
    <w:rsid w:val="009B3C71"/>
    <w:rsid w:val="009C330D"/>
    <w:rsid w:val="009C331E"/>
    <w:rsid w:val="009C4961"/>
    <w:rsid w:val="009C6464"/>
    <w:rsid w:val="009C7779"/>
    <w:rsid w:val="009E27C6"/>
    <w:rsid w:val="009E37B1"/>
    <w:rsid w:val="00A047CE"/>
    <w:rsid w:val="00A07314"/>
    <w:rsid w:val="00A12368"/>
    <w:rsid w:val="00A26298"/>
    <w:rsid w:val="00A34502"/>
    <w:rsid w:val="00A354D9"/>
    <w:rsid w:val="00A45B23"/>
    <w:rsid w:val="00A668AD"/>
    <w:rsid w:val="00A67885"/>
    <w:rsid w:val="00A766E0"/>
    <w:rsid w:val="00A90D7E"/>
    <w:rsid w:val="00AA4B66"/>
    <w:rsid w:val="00AB1DD3"/>
    <w:rsid w:val="00AB655A"/>
    <w:rsid w:val="00AD0CE8"/>
    <w:rsid w:val="00B01CC5"/>
    <w:rsid w:val="00B0564E"/>
    <w:rsid w:val="00B109DF"/>
    <w:rsid w:val="00B125D6"/>
    <w:rsid w:val="00B12671"/>
    <w:rsid w:val="00B140AA"/>
    <w:rsid w:val="00B2683A"/>
    <w:rsid w:val="00B31ABC"/>
    <w:rsid w:val="00B35B7D"/>
    <w:rsid w:val="00B50DD2"/>
    <w:rsid w:val="00B52F2C"/>
    <w:rsid w:val="00B61E67"/>
    <w:rsid w:val="00B667D4"/>
    <w:rsid w:val="00B77338"/>
    <w:rsid w:val="00B83D07"/>
    <w:rsid w:val="00B84B94"/>
    <w:rsid w:val="00B84C4F"/>
    <w:rsid w:val="00BB1845"/>
    <w:rsid w:val="00BB33F2"/>
    <w:rsid w:val="00BC05BB"/>
    <w:rsid w:val="00BC4811"/>
    <w:rsid w:val="00BC670E"/>
    <w:rsid w:val="00BD5864"/>
    <w:rsid w:val="00BE2396"/>
    <w:rsid w:val="00BF0FAE"/>
    <w:rsid w:val="00BF2BE3"/>
    <w:rsid w:val="00BF4472"/>
    <w:rsid w:val="00C0184D"/>
    <w:rsid w:val="00C01A01"/>
    <w:rsid w:val="00C01E56"/>
    <w:rsid w:val="00C14977"/>
    <w:rsid w:val="00C450D9"/>
    <w:rsid w:val="00C54B8F"/>
    <w:rsid w:val="00C61F98"/>
    <w:rsid w:val="00C63E69"/>
    <w:rsid w:val="00C642A8"/>
    <w:rsid w:val="00C70C68"/>
    <w:rsid w:val="00C87717"/>
    <w:rsid w:val="00C97716"/>
    <w:rsid w:val="00CA0E2A"/>
    <w:rsid w:val="00CA230D"/>
    <w:rsid w:val="00CA783D"/>
    <w:rsid w:val="00CB0FB4"/>
    <w:rsid w:val="00CC01E5"/>
    <w:rsid w:val="00CE01D7"/>
    <w:rsid w:val="00CE5531"/>
    <w:rsid w:val="00CF7772"/>
    <w:rsid w:val="00D00C4D"/>
    <w:rsid w:val="00D01B0D"/>
    <w:rsid w:val="00D256A3"/>
    <w:rsid w:val="00D25D7F"/>
    <w:rsid w:val="00D41B96"/>
    <w:rsid w:val="00D655BF"/>
    <w:rsid w:val="00D723FF"/>
    <w:rsid w:val="00D83871"/>
    <w:rsid w:val="00D9601E"/>
    <w:rsid w:val="00D979BB"/>
    <w:rsid w:val="00DA0AE0"/>
    <w:rsid w:val="00DB3362"/>
    <w:rsid w:val="00DB3E5A"/>
    <w:rsid w:val="00DB4660"/>
    <w:rsid w:val="00DB64EB"/>
    <w:rsid w:val="00DE1ABF"/>
    <w:rsid w:val="00DE37BB"/>
    <w:rsid w:val="00E30FC6"/>
    <w:rsid w:val="00E317C6"/>
    <w:rsid w:val="00E56FDA"/>
    <w:rsid w:val="00E6176F"/>
    <w:rsid w:val="00E64812"/>
    <w:rsid w:val="00E64A18"/>
    <w:rsid w:val="00E6722A"/>
    <w:rsid w:val="00E67FB3"/>
    <w:rsid w:val="00E74951"/>
    <w:rsid w:val="00E92E7D"/>
    <w:rsid w:val="00EB3A80"/>
    <w:rsid w:val="00EC45D6"/>
    <w:rsid w:val="00ED06F2"/>
    <w:rsid w:val="00ED3CF7"/>
    <w:rsid w:val="00EE17B1"/>
    <w:rsid w:val="00F15D3C"/>
    <w:rsid w:val="00F23E6D"/>
    <w:rsid w:val="00F35E20"/>
    <w:rsid w:val="00F40913"/>
    <w:rsid w:val="00F45829"/>
    <w:rsid w:val="00F460CB"/>
    <w:rsid w:val="00F64888"/>
    <w:rsid w:val="00F663FD"/>
    <w:rsid w:val="00F70F88"/>
    <w:rsid w:val="00F71259"/>
    <w:rsid w:val="00F73170"/>
    <w:rsid w:val="00F80629"/>
    <w:rsid w:val="00F831DD"/>
    <w:rsid w:val="00F90F24"/>
    <w:rsid w:val="00FA3D0A"/>
    <w:rsid w:val="00FC167D"/>
    <w:rsid w:val="00FE5493"/>
    <w:rsid w:val="00FE5A23"/>
    <w:rsid w:val="040F9181"/>
    <w:rsid w:val="07915B1B"/>
    <w:rsid w:val="0A181850"/>
    <w:rsid w:val="12B0DC1C"/>
    <w:rsid w:val="156F0C4E"/>
    <w:rsid w:val="15D263FB"/>
    <w:rsid w:val="1A5B0CC4"/>
    <w:rsid w:val="1ED1F114"/>
    <w:rsid w:val="1FFC9CCA"/>
    <w:rsid w:val="20B95385"/>
    <w:rsid w:val="224162BC"/>
    <w:rsid w:val="2313DAA3"/>
    <w:rsid w:val="2329C08C"/>
    <w:rsid w:val="245F9A27"/>
    <w:rsid w:val="271335C2"/>
    <w:rsid w:val="2CF4E261"/>
    <w:rsid w:val="3326ADBE"/>
    <w:rsid w:val="34F9563F"/>
    <w:rsid w:val="36630908"/>
    <w:rsid w:val="370D0763"/>
    <w:rsid w:val="38D6342F"/>
    <w:rsid w:val="3978182B"/>
    <w:rsid w:val="3BFE7C35"/>
    <w:rsid w:val="3D9204B6"/>
    <w:rsid w:val="46C16199"/>
    <w:rsid w:val="4CBBFBEB"/>
    <w:rsid w:val="513253E1"/>
    <w:rsid w:val="5B036E64"/>
    <w:rsid w:val="5DAE81C7"/>
    <w:rsid w:val="5FBF9EEE"/>
    <w:rsid w:val="60E8928A"/>
    <w:rsid w:val="629B5C31"/>
    <w:rsid w:val="6462AD3D"/>
    <w:rsid w:val="730BAAAF"/>
    <w:rsid w:val="7977E550"/>
    <w:rsid w:val="79BE5AF0"/>
    <w:rsid w:val="7DC5C2D3"/>
    <w:rsid w:val="7F4B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7FD1"/>
  <w15:chartTrackingRefBased/>
  <w15:docId w15:val="{78E58F12-98DF-47B2-AB92-1794EAAD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913"/>
    <w:rPr>
      <w:rFonts w:asciiTheme="majorHAnsi" w:eastAsiaTheme="majorEastAsia" w:hAnsiTheme="majorHAnsi" w:cstheme="majorBidi"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913"/>
    <w:rPr>
      <w:rFonts w:asciiTheme="majorHAnsi" w:eastAsiaTheme="majorEastAsia" w:hAnsiTheme="majorHAnsi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9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0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14977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52F2C"/>
    <w:rPr>
      <w:b/>
      <w:bCs/>
    </w:rPr>
  </w:style>
  <w:style w:type="paragraph" w:styleId="ListNumber">
    <w:name w:val="List Number"/>
    <w:basedOn w:val="Normal"/>
    <w:uiPriority w:val="99"/>
    <w:unhideWhenUsed/>
    <w:qFormat/>
    <w:rsid w:val="00433D06"/>
    <w:pPr>
      <w:numPr>
        <w:numId w:val="25"/>
      </w:numPr>
      <w:tabs>
        <w:tab w:val="left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949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9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4994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C45D6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C45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45D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docs.google.com/spreadsheets/d/1aHfhIMZgw6TJHbAdj-Wufq5XR7Hq_b9dqxx1mtvCFAQ/edit?gid=116134156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D7CC6-EDAF-46D0-99C0-C37F1D5D0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44</Pages>
  <Words>3267</Words>
  <Characters>20097</Characters>
  <Application>Microsoft Office Word</Application>
  <DocSecurity>0</DocSecurity>
  <Lines>574</Lines>
  <Paragraphs>424</Paragraphs>
  <ScaleCrop>false</ScaleCrop>
  <Company/>
  <LinksUpToDate>false</LinksUpToDate>
  <CharactersWithSpaces>22940</CharactersWithSpaces>
  <SharedDoc>false</SharedDoc>
  <HLinks>
    <vt:vector size="246" baseType="variant">
      <vt:variant>
        <vt:i4>4849783</vt:i4>
      </vt:variant>
      <vt:variant>
        <vt:i4>243</vt:i4>
      </vt:variant>
      <vt:variant>
        <vt:i4>0</vt:i4>
      </vt:variant>
      <vt:variant>
        <vt:i4>5</vt:i4>
      </vt:variant>
      <vt:variant>
        <vt:lpwstr>https://docs.google.com/spreadsheets/d/1aHfhIMZgw6TJHbAdj-Wufq5XR7Hq_b9dqxx1mtvCFAQ/edit?gid=1161341563</vt:lpwstr>
      </vt:variant>
      <vt:variant>
        <vt:lpwstr>gid=1161341563</vt:lpwstr>
      </vt:variant>
      <vt:variant>
        <vt:i4>1835068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_Toc218719747</vt:lpwstr>
      </vt:variant>
      <vt:variant>
        <vt:i4>1835068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_Toc218719746</vt:lpwstr>
      </vt:variant>
      <vt:variant>
        <vt:i4>1835068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_Toc218719745</vt:lpwstr>
      </vt:variant>
      <vt:variant>
        <vt:i4>1835068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_Toc218719744</vt:lpwstr>
      </vt:variant>
      <vt:variant>
        <vt:i4>1835068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_Toc218719743</vt:lpwstr>
      </vt:variant>
      <vt:variant>
        <vt:i4>1835068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_Toc218719742</vt:lpwstr>
      </vt:variant>
      <vt:variant>
        <vt:i4>1835068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_Toc218719741</vt:lpwstr>
      </vt:variant>
      <vt:variant>
        <vt:i4>1835068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_Toc218719740</vt:lpwstr>
      </vt:variant>
      <vt:variant>
        <vt:i4>1769532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_Toc218719739</vt:lpwstr>
      </vt:variant>
      <vt:variant>
        <vt:i4>1769532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_Toc218719738</vt:lpwstr>
      </vt:variant>
      <vt:variant>
        <vt:i4>1769532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_Toc218719737</vt:lpwstr>
      </vt:variant>
      <vt:variant>
        <vt:i4>1769532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_Toc218719736</vt:lpwstr>
      </vt:variant>
      <vt:variant>
        <vt:i4>1769532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_Toc218719735</vt:lpwstr>
      </vt:variant>
      <vt:variant>
        <vt:i4>1769532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_Toc218719734</vt:lpwstr>
      </vt:variant>
      <vt:variant>
        <vt:i4>1769532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_Toc218719733</vt:lpwstr>
      </vt:variant>
      <vt:variant>
        <vt:i4>1769532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_Toc218719732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_Toc218719731</vt:lpwstr>
      </vt:variant>
      <vt:variant>
        <vt:i4>1769532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_Toc218719730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_Toc218719729</vt:lpwstr>
      </vt:variant>
      <vt:variant>
        <vt:i4>1703996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_Toc218719728</vt:lpwstr>
      </vt:variant>
      <vt:variant>
        <vt:i4>1703996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_Toc218719727</vt:lpwstr>
      </vt:variant>
      <vt:variant>
        <vt:i4>1703996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_Toc218719726</vt:lpwstr>
      </vt:variant>
      <vt:variant>
        <vt:i4>1703996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_Toc218719725</vt:lpwstr>
      </vt:variant>
      <vt:variant>
        <vt:i4>1703996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_Toc218719724</vt:lpwstr>
      </vt:variant>
      <vt:variant>
        <vt:i4>1703996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_Toc218719723</vt:lpwstr>
      </vt:variant>
      <vt:variant>
        <vt:i4>1703996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_Toc218719722</vt:lpwstr>
      </vt:variant>
      <vt:variant>
        <vt:i4>1703996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_Toc218719721</vt:lpwstr>
      </vt:variant>
      <vt:variant>
        <vt:i4>1703996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_Toc218719720</vt:lpwstr>
      </vt:variant>
      <vt:variant>
        <vt:i4>1638460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_Toc218719719</vt:lpwstr>
      </vt:variant>
      <vt:variant>
        <vt:i4>1638460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_Toc218719718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_Toc218719717</vt:lpwstr>
      </vt:variant>
      <vt:variant>
        <vt:i4>1638460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_Toc218719716</vt:lpwstr>
      </vt:variant>
      <vt:variant>
        <vt:i4>1638460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_Toc218719715</vt:lpwstr>
      </vt:variant>
      <vt:variant>
        <vt:i4>1638460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_Toc218719714</vt:lpwstr>
      </vt:variant>
      <vt:variant>
        <vt:i4>1638460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_Toc218719713</vt:lpwstr>
      </vt:variant>
      <vt:variant>
        <vt:i4>1638460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_Toc218719712</vt:lpwstr>
      </vt:variant>
      <vt:variant>
        <vt:i4>1638460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_Toc218719711</vt:lpwstr>
      </vt:variant>
      <vt:variant>
        <vt:i4>1638460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_Toc218719710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_Toc218719709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_Toc218719708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Trường</dc:creator>
  <cp:keywords/>
  <dc:description/>
  <cp:lastModifiedBy>Nguyễn Văn Trường</cp:lastModifiedBy>
  <cp:revision>2</cp:revision>
  <dcterms:created xsi:type="dcterms:W3CDTF">2026-01-07T16:26:00Z</dcterms:created>
  <dcterms:modified xsi:type="dcterms:W3CDTF">2026-01-07T16:26:00Z</dcterms:modified>
</cp:coreProperties>
</file>